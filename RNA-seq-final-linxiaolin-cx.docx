
<file path=[Content_Types].xml><?xml version="1.0" encoding="utf-8"?>
<Types xmlns="http://schemas.openxmlformats.org/package/2006/content-types">
  <Default Extension="xml" ContentType="application/xml"/>
  <Default Extension="wmf" ContentType="image/x-wmf"/>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593394934"/>
      </w:sdtPr>
      <w:sdtEndPr>
        <w:rPr>
          <w:bCs/>
          <w:sz w:val="32"/>
          <w:szCs w:val="32"/>
        </w:rPr>
      </w:sdtEndPr>
      <w:sdtContent>
        <w:p>
          <w:pPr>
            <w:tabs>
              <w:tab w:val="left" w:pos="4888"/>
            </w:tabs>
            <w:ind w:firstLine="480"/>
          </w:pPr>
          <w:bookmarkStart w:id="0" w:name="_Hlk47087038"/>
          <w:bookmarkStart w:id="35" w:name="_GoBack"/>
          <w:bookmarkEnd w:id="35"/>
        </w:p>
        <w:p>
          <w:pPr>
            <w:tabs>
              <w:tab w:val="left" w:pos="4888"/>
            </w:tabs>
            <w:ind w:firstLine="480"/>
          </w:pPr>
        </w:p>
        <w:p>
          <w:pPr>
            <w:tabs>
              <w:tab w:val="left" w:pos="4888"/>
            </w:tabs>
            <w:ind w:firstLine="480"/>
          </w:pPr>
          <w:r>
            <w:drawing>
              <wp:anchor distT="0" distB="0" distL="114300" distR="114300" simplePos="0" relativeHeight="251662336" behindDoc="1" locked="0" layoutInCell="1" allowOverlap="1">
                <wp:simplePos x="0" y="0"/>
                <wp:positionH relativeFrom="margin">
                  <wp:align>center</wp:align>
                </wp:positionH>
                <wp:positionV relativeFrom="paragraph">
                  <wp:posOffset>0</wp:posOffset>
                </wp:positionV>
                <wp:extent cx="2038350" cy="1133475"/>
                <wp:effectExtent l="0" t="0" r="0" b="9525"/>
                <wp:wrapTopAndBottom/>
                <wp:docPr id="28" name="图片 28" descr="C:\Users\Shielon\Desktop\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Shielon\Desktop\log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038350" cy="1133475"/>
                        </a:xfrm>
                        <a:prstGeom prst="rect">
                          <a:avLst/>
                        </a:prstGeom>
                        <a:noFill/>
                        <a:ln>
                          <a:noFill/>
                        </a:ln>
                      </pic:spPr>
                    </pic:pic>
                  </a:graphicData>
                </a:graphic>
              </wp:anchor>
            </w:drawing>
          </w:r>
        </w:p>
        <w:p>
          <w:pPr>
            <w:tabs>
              <w:tab w:val="left" w:pos="1552"/>
            </w:tabs>
            <w:ind w:firstLine="480"/>
          </w:pPr>
        </w:p>
        <w:p>
          <w:pPr>
            <w:tabs>
              <w:tab w:val="left" w:pos="4888"/>
            </w:tabs>
            <w:ind w:firstLine="480"/>
          </w:pPr>
        </w:p>
        <w:p>
          <w:pPr>
            <w:tabs>
              <w:tab w:val="left" w:pos="4888"/>
            </w:tabs>
            <w:jc w:val="center"/>
            <w:rPr>
              <w:rFonts w:eastAsia="方正兰亭大黑_GBK"/>
              <w:color w:val="000099"/>
              <w:sz w:val="56"/>
              <w:szCs w:val="56"/>
            </w:rPr>
          </w:pPr>
          <w:r>
            <w:rPr>
              <w:rFonts w:eastAsia="方正兰亭大黑_GBK"/>
              <w:color w:val="000099"/>
              <w:sz w:val="56"/>
              <w:szCs w:val="56"/>
            </w:rPr>
            <w:t>RNA-seq</w:t>
          </w:r>
        </w:p>
        <w:p>
          <w:pPr>
            <w:tabs>
              <w:tab w:val="left" w:pos="4888"/>
            </w:tabs>
            <w:jc w:val="center"/>
            <w:rPr>
              <w:rFonts w:ascii="方正兰亭大黑_GBK" w:eastAsia="方正兰亭大黑_GBK"/>
              <w:color w:val="000099"/>
              <w:sz w:val="52"/>
              <w:szCs w:val="52"/>
            </w:rPr>
          </w:pPr>
          <w:r>
            <w:rPr>
              <w:rFonts w:hint="eastAsia" w:ascii="方正兰亭大黑_GBK" w:eastAsia="方正兰亭大黑_GBK"/>
              <w:color w:val="000099"/>
              <w:spacing w:val="18"/>
              <w:kern w:val="0"/>
              <w:sz w:val="52"/>
              <w:szCs w:val="52"/>
            </w:rPr>
            <w:t>数据分析标准报</w:t>
          </w:r>
          <w:r>
            <w:rPr>
              <w:rFonts w:hint="eastAsia" w:ascii="方正兰亭大黑_GBK" w:eastAsia="方正兰亭大黑_GBK"/>
              <w:color w:val="000099"/>
              <w:spacing w:val="4"/>
              <w:kern w:val="0"/>
              <w:sz w:val="52"/>
              <w:szCs w:val="52"/>
            </w:rPr>
            <w:t>告</w:t>
          </w:r>
        </w:p>
        <w:p>
          <w:pPr>
            <w:ind w:firstLine="480"/>
            <w:jc w:val="center"/>
          </w:pPr>
        </w:p>
        <w:p>
          <w:pPr>
            <w:ind w:firstLine="480"/>
            <w:jc w:val="center"/>
          </w:pPr>
        </w:p>
        <w:p>
          <w:pPr>
            <w:ind w:firstLine="480"/>
            <w:jc w:val="center"/>
          </w:pPr>
        </w:p>
        <w:p>
          <w:pPr>
            <w:ind w:firstLine="480"/>
          </w:pPr>
          <w:bookmarkStart w:id="1" w:name="OLE_LINK4"/>
          <w:bookmarkStart w:id="2" w:name="OLE_LINK3"/>
        </w:p>
        <w:p>
          <w:pPr>
            <w:ind w:left="839" w:firstLine="640"/>
            <w:rPr>
              <w:sz w:val="32"/>
            </w:rPr>
          </w:pPr>
          <w:r>
            <w:rPr>
              <w:sz w:val="32"/>
            </w:rPr>
            <w:t>项目编号：</w:t>
          </w:r>
        </w:p>
        <w:p>
          <w:pPr>
            <w:ind w:left="839" w:firstLine="640"/>
            <w:rPr>
              <w:sz w:val="32"/>
            </w:rPr>
          </w:pPr>
          <w:r>
            <w:rPr>
              <w:sz w:val="32"/>
            </w:rPr>
            <w:t>项目名称：</w:t>
          </w:r>
          <w:r>
            <w:rPr>
              <w:rFonts w:hint="eastAsia"/>
              <w:sz w:val="32"/>
            </w:rPr>
            <w:t>R</w:t>
          </w:r>
          <w:r>
            <w:rPr>
              <w:sz w:val="32"/>
            </w:rPr>
            <w:t>NA-seq</w:t>
          </w:r>
          <w:r>
            <w:rPr>
              <w:rFonts w:hint="eastAsia"/>
              <w:sz w:val="32"/>
            </w:rPr>
            <w:t>分析(参考物种m</w:t>
          </w:r>
          <w:r>
            <w:rPr>
              <w:sz w:val="32"/>
            </w:rPr>
            <w:t>m10</w:t>
          </w:r>
          <w:r>
            <w:rPr>
              <w:rFonts w:hint="eastAsia"/>
              <w:sz w:val="32"/>
            </w:rPr>
            <w:t>)</w:t>
          </w:r>
        </w:p>
        <w:p>
          <w:pPr>
            <w:ind w:left="839" w:firstLine="640"/>
            <w:rPr>
              <w:sz w:val="32"/>
            </w:rPr>
          </w:pPr>
          <w:r>
            <w:rPr>
              <w:sz w:val="32"/>
            </w:rPr>
            <w:t>项目日期：</w:t>
          </w:r>
        </w:p>
        <w:bookmarkEnd w:id="1"/>
        <w:bookmarkEnd w:id="2"/>
        <w:p>
          <w:pPr>
            <w:ind w:firstLine="480"/>
            <w:jc w:val="center"/>
          </w:pPr>
        </w:p>
        <w:p>
          <w:pPr>
            <w:ind w:firstLine="480"/>
            <w:jc w:val="center"/>
          </w:pPr>
        </w:p>
        <w:p>
          <w:pPr>
            <w:ind w:firstLine="480"/>
            <w:jc w:val="center"/>
          </w:pPr>
        </w:p>
        <w:p>
          <w:pPr>
            <w:ind w:firstLine="480"/>
            <w:jc w:val="center"/>
          </w:pPr>
        </w:p>
        <w:p>
          <w:pPr>
            <w:ind w:firstLine="720"/>
            <w:jc w:val="center"/>
            <w:rPr>
              <w:color w:val="000099"/>
              <w:sz w:val="36"/>
            </w:rPr>
          </w:pPr>
          <w:r>
            <w:rPr>
              <w:color w:val="000099"/>
              <w:sz w:val="36"/>
            </w:rPr>
            <w:t>上海达澈生物科技有限公司　监制</w:t>
          </w:r>
        </w:p>
        <w:p>
          <w:pPr>
            <w:spacing w:line="240" w:lineRule="auto"/>
            <w:ind w:firstLine="154" w:firstLineChars="55"/>
            <w:jc w:val="center"/>
            <w:rPr>
              <w:color w:val="000099"/>
              <w:sz w:val="28"/>
              <w:szCs w:val="21"/>
            </w:rPr>
          </w:pPr>
          <w:r>
            <w:rPr>
              <w:rFonts w:hint="eastAsia"/>
              <w:color w:val="000099"/>
              <w:sz w:val="28"/>
              <w:szCs w:val="21"/>
            </w:rPr>
            <w:t>2020年</w:t>
          </w:r>
          <w:r>
            <w:rPr>
              <w:color w:val="000099"/>
              <w:sz w:val="28"/>
              <w:szCs w:val="21"/>
            </w:rPr>
            <w:t>11</w:t>
          </w:r>
          <w:r>
            <w:rPr>
              <w:rFonts w:hint="eastAsia"/>
              <w:color w:val="000099"/>
              <w:sz w:val="28"/>
              <w:szCs w:val="21"/>
            </w:rPr>
            <w:t>月</w:t>
          </w:r>
        </w:p>
        <w:p>
          <w:pPr>
            <w:spacing w:line="240" w:lineRule="auto"/>
            <w:ind w:firstLine="154" w:firstLineChars="55"/>
            <w:jc w:val="center"/>
            <w:rPr>
              <w:color w:val="000099"/>
              <w:sz w:val="28"/>
              <w:szCs w:val="21"/>
            </w:rPr>
          </w:pPr>
        </w:p>
        <w:p>
          <w:pPr>
            <w:spacing w:line="240" w:lineRule="auto"/>
            <w:ind w:firstLine="176" w:firstLineChars="55"/>
            <w:jc w:val="center"/>
            <w:sectPr>
              <w:headerReference r:id="rId7" w:type="first"/>
              <w:footerReference r:id="rId9" w:type="first"/>
              <w:headerReference r:id="rId5" w:type="default"/>
              <w:headerReference r:id="rId6" w:type="even"/>
              <w:footerReference r:id="rId8" w:type="even"/>
              <w:pgSz w:w="11906" w:h="16838"/>
              <w:pgMar w:top="1440" w:right="1800" w:bottom="1440" w:left="1800" w:header="794" w:footer="680" w:gutter="0"/>
              <w:pgNumType w:start="1"/>
              <w:cols w:space="425" w:num="1"/>
              <w:docGrid w:type="lines" w:linePitch="326" w:charSpace="0"/>
            </w:sectPr>
          </w:pPr>
        </w:p>
      </w:sdtContent>
    </w:sdt>
    <w:bookmarkEnd w:id="0"/>
    <w:sdt>
      <w:sdtPr>
        <w:rPr>
          <w:rFonts w:ascii="Times New Roman" w:hAnsi="Times New Roman" w:eastAsia="宋体" w:cs="Times New Roman"/>
          <w:color w:val="auto"/>
          <w:kern w:val="2"/>
          <w:sz w:val="24"/>
          <w:szCs w:val="24"/>
          <w:lang w:val="zh-CN"/>
        </w:rPr>
        <w:id w:val="2062750744"/>
        <w:docPartObj>
          <w:docPartGallery w:val="Table of Contents"/>
          <w:docPartUnique/>
        </w:docPartObj>
      </w:sdtPr>
      <w:sdtEndPr>
        <w:rPr>
          <w:rFonts w:ascii="微软雅黑" w:hAnsi="微软雅黑" w:eastAsia="黑体" w:cs="Times New Roman"/>
          <w:bCs/>
          <w:color w:val="auto"/>
          <w:kern w:val="2"/>
          <w:sz w:val="24"/>
          <w:szCs w:val="24"/>
          <w:lang w:val="zh-CN"/>
        </w:rPr>
      </w:sdtEndPr>
      <w:sdtContent>
        <w:p>
          <w:pPr>
            <w:pStyle w:val="58"/>
            <w:spacing w:before="120" w:line="480" w:lineRule="auto"/>
            <w:jc w:val="center"/>
            <w:rPr>
              <w:rFonts w:ascii="黑体" w:hAnsi="黑体" w:eastAsia="黑体"/>
              <w:color w:val="auto"/>
              <w:sz w:val="40"/>
              <w:szCs w:val="40"/>
            </w:rPr>
          </w:pPr>
          <w:r>
            <w:rPr>
              <w:rFonts w:hint="eastAsia" w:ascii="黑体" w:hAnsi="黑体" w:eastAsia="黑体"/>
              <w:color w:val="auto"/>
              <w:sz w:val="40"/>
              <w:szCs w:val="40"/>
              <w:lang w:val="zh-CN"/>
            </w:rPr>
            <w:t>目 录</w:t>
          </w:r>
        </w:p>
        <w:p>
          <w:pPr>
            <w:pStyle w:val="15"/>
            <w:tabs>
              <w:tab w:val="right" w:leader="dot" w:pos="8296"/>
            </w:tabs>
            <w:spacing w:line="600" w:lineRule="auto"/>
            <w:rPr>
              <w:rFonts w:hAnsiTheme="minorHAnsi" w:eastAsiaTheme="minorEastAsia" w:cstheme="minorBidi"/>
              <w:b w:val="0"/>
              <w:bCs w:val="0"/>
              <w:caps w:val="0"/>
              <w:sz w:val="21"/>
              <w:szCs w:val="22"/>
            </w:rPr>
          </w:pPr>
          <w:r>
            <w:rPr>
              <w:rFonts w:ascii="微软雅黑" w:hAnsi="微软雅黑" w:eastAsia="黑体"/>
              <w:b w:val="0"/>
              <w:sz w:val="24"/>
              <w:szCs w:val="22"/>
            </w:rPr>
            <w:fldChar w:fldCharType="begin"/>
          </w:r>
          <w:r>
            <w:rPr>
              <w:rFonts w:ascii="微软雅黑" w:hAnsi="微软雅黑" w:eastAsia="黑体"/>
              <w:b w:val="0"/>
              <w:sz w:val="24"/>
              <w:szCs w:val="22"/>
            </w:rPr>
            <w:instrText xml:space="preserve"> TOC \o "1-3" \h \z \u </w:instrText>
          </w:r>
          <w:r>
            <w:rPr>
              <w:rFonts w:ascii="微软雅黑" w:hAnsi="微软雅黑" w:eastAsia="黑体"/>
              <w:b w:val="0"/>
              <w:sz w:val="24"/>
              <w:szCs w:val="22"/>
            </w:rPr>
            <w:fldChar w:fldCharType="separate"/>
          </w:r>
          <w:r>
            <w:fldChar w:fldCharType="begin"/>
          </w:r>
          <w:r>
            <w:instrText xml:space="preserve"> HYPERLINK \l "_Toc50386424" </w:instrText>
          </w:r>
          <w:r>
            <w:fldChar w:fldCharType="separate"/>
          </w:r>
          <w:r>
            <w:rPr>
              <w:rStyle w:val="28"/>
            </w:rPr>
            <w:t>第1章 前 言</w:t>
          </w:r>
          <w:r>
            <w:tab/>
          </w:r>
          <w:r>
            <w:fldChar w:fldCharType="begin"/>
          </w:r>
          <w:r>
            <w:instrText xml:space="preserve"> PAGEREF _Toc50386424 \h </w:instrText>
          </w:r>
          <w:r>
            <w:fldChar w:fldCharType="separate"/>
          </w:r>
          <w:r>
            <w:t>1</w:t>
          </w:r>
          <w:r>
            <w:fldChar w:fldCharType="end"/>
          </w:r>
          <w:r>
            <w:fldChar w:fldCharType="end"/>
          </w:r>
        </w:p>
        <w:p>
          <w:pPr>
            <w:pStyle w:val="15"/>
            <w:tabs>
              <w:tab w:val="right" w:leader="dot" w:pos="8296"/>
            </w:tabs>
            <w:spacing w:line="600" w:lineRule="auto"/>
            <w:rPr>
              <w:rFonts w:hAnsiTheme="minorHAnsi" w:eastAsiaTheme="minorEastAsia" w:cstheme="minorBidi"/>
              <w:b w:val="0"/>
              <w:bCs w:val="0"/>
              <w:caps w:val="0"/>
              <w:sz w:val="21"/>
              <w:szCs w:val="22"/>
            </w:rPr>
          </w:pPr>
          <w:r>
            <w:fldChar w:fldCharType="begin"/>
          </w:r>
          <w:r>
            <w:instrText xml:space="preserve"> HYPERLINK \l "_Toc50386425" </w:instrText>
          </w:r>
          <w:r>
            <w:fldChar w:fldCharType="separate"/>
          </w:r>
          <w:r>
            <w:rPr>
              <w:rStyle w:val="28"/>
            </w:rPr>
            <w:t>第2章 方法流程</w:t>
          </w:r>
          <w:r>
            <w:tab/>
          </w:r>
          <w:r>
            <w:fldChar w:fldCharType="begin"/>
          </w:r>
          <w:r>
            <w:instrText xml:space="preserve"> PAGEREF _Toc50386425 \h </w:instrText>
          </w:r>
          <w:r>
            <w:fldChar w:fldCharType="separate"/>
          </w:r>
          <w:r>
            <w:t>2</w:t>
          </w:r>
          <w:r>
            <w:fldChar w:fldCharType="end"/>
          </w:r>
          <w:r>
            <w:fldChar w:fldCharType="end"/>
          </w:r>
        </w:p>
        <w:p>
          <w:pPr>
            <w:pStyle w:val="19"/>
            <w:tabs>
              <w:tab w:val="right" w:leader="dot" w:pos="8296"/>
            </w:tabs>
            <w:spacing w:line="600" w:lineRule="auto"/>
            <w:rPr>
              <w:rFonts w:hAnsiTheme="minorHAnsi" w:eastAsiaTheme="minorEastAsia" w:cstheme="minorBidi"/>
              <w:smallCaps w:val="0"/>
              <w:sz w:val="21"/>
              <w:szCs w:val="22"/>
            </w:rPr>
          </w:pPr>
          <w:r>
            <w:fldChar w:fldCharType="begin"/>
          </w:r>
          <w:r>
            <w:instrText xml:space="preserve"> HYPERLINK \l "_Toc50386426" </w:instrText>
          </w:r>
          <w:r>
            <w:fldChar w:fldCharType="separate"/>
          </w:r>
          <w:r>
            <w:rPr>
              <w:rStyle w:val="28"/>
              <w:b/>
              <w:bCs/>
            </w:rPr>
            <w:t>2.1 文库构建方法</w:t>
          </w:r>
          <w:r>
            <w:tab/>
          </w:r>
          <w:r>
            <w:fldChar w:fldCharType="begin"/>
          </w:r>
          <w:r>
            <w:instrText xml:space="preserve"> PAGEREF _Toc50386426 \h </w:instrText>
          </w:r>
          <w:r>
            <w:fldChar w:fldCharType="separate"/>
          </w:r>
          <w:r>
            <w:t>2</w:t>
          </w:r>
          <w:r>
            <w:fldChar w:fldCharType="end"/>
          </w:r>
          <w:r>
            <w:fldChar w:fldCharType="end"/>
          </w:r>
        </w:p>
        <w:p>
          <w:pPr>
            <w:pStyle w:val="19"/>
            <w:tabs>
              <w:tab w:val="right" w:leader="dot" w:pos="8296"/>
            </w:tabs>
            <w:spacing w:line="600" w:lineRule="auto"/>
            <w:rPr>
              <w:rFonts w:hAnsiTheme="minorHAnsi" w:eastAsiaTheme="minorEastAsia" w:cstheme="minorBidi"/>
              <w:smallCaps w:val="0"/>
              <w:sz w:val="21"/>
              <w:szCs w:val="22"/>
            </w:rPr>
          </w:pPr>
          <w:r>
            <w:fldChar w:fldCharType="begin"/>
          </w:r>
          <w:r>
            <w:instrText xml:space="preserve"> HYPERLINK \l "_Toc50386427" </w:instrText>
          </w:r>
          <w:r>
            <w:fldChar w:fldCharType="separate"/>
          </w:r>
          <w:r>
            <w:rPr>
              <w:rStyle w:val="28"/>
              <w:b/>
              <w:bCs/>
            </w:rPr>
            <w:t>2.2 Overview of RNA-seq technology</w:t>
          </w:r>
          <w:r>
            <w:tab/>
          </w:r>
          <w:r>
            <w:fldChar w:fldCharType="begin"/>
          </w:r>
          <w:r>
            <w:instrText xml:space="preserve"> PAGEREF _Toc50386427 \h </w:instrText>
          </w:r>
          <w:r>
            <w:fldChar w:fldCharType="separate"/>
          </w:r>
          <w:r>
            <w:t>2</w:t>
          </w:r>
          <w:r>
            <w:fldChar w:fldCharType="end"/>
          </w:r>
          <w:r>
            <w:fldChar w:fldCharType="end"/>
          </w:r>
        </w:p>
        <w:p>
          <w:pPr>
            <w:pStyle w:val="19"/>
            <w:tabs>
              <w:tab w:val="right" w:leader="dot" w:pos="8296"/>
            </w:tabs>
            <w:spacing w:line="600" w:lineRule="auto"/>
            <w:rPr>
              <w:rFonts w:hAnsiTheme="minorHAnsi" w:eastAsiaTheme="minorEastAsia" w:cstheme="minorBidi"/>
              <w:smallCaps w:val="0"/>
              <w:sz w:val="21"/>
              <w:szCs w:val="22"/>
            </w:rPr>
          </w:pPr>
          <w:r>
            <w:fldChar w:fldCharType="begin"/>
          </w:r>
          <w:r>
            <w:instrText xml:space="preserve"> HYPERLINK \l "_Toc50386428" </w:instrText>
          </w:r>
          <w:r>
            <w:fldChar w:fldCharType="separate"/>
          </w:r>
          <w:r>
            <w:rPr>
              <w:rStyle w:val="28"/>
              <w:b/>
              <w:bCs/>
            </w:rPr>
            <w:t>2.3 数据分析流程</w:t>
          </w:r>
          <w:r>
            <w:tab/>
          </w:r>
          <w:r>
            <w:fldChar w:fldCharType="begin"/>
          </w:r>
          <w:r>
            <w:instrText xml:space="preserve"> PAGEREF _Toc50386428 \h </w:instrText>
          </w:r>
          <w:r>
            <w:fldChar w:fldCharType="separate"/>
          </w:r>
          <w:r>
            <w:t>2</w:t>
          </w:r>
          <w:r>
            <w:fldChar w:fldCharType="end"/>
          </w:r>
          <w:r>
            <w:fldChar w:fldCharType="end"/>
          </w:r>
        </w:p>
        <w:p>
          <w:pPr>
            <w:pStyle w:val="19"/>
            <w:tabs>
              <w:tab w:val="right" w:leader="dot" w:pos="8296"/>
            </w:tabs>
            <w:spacing w:line="600" w:lineRule="auto"/>
            <w:rPr>
              <w:rFonts w:hAnsiTheme="minorHAnsi" w:eastAsiaTheme="minorEastAsia" w:cstheme="minorBidi"/>
              <w:smallCaps w:val="0"/>
              <w:sz w:val="21"/>
              <w:szCs w:val="22"/>
            </w:rPr>
          </w:pPr>
          <w:r>
            <w:fldChar w:fldCharType="begin"/>
          </w:r>
          <w:r>
            <w:instrText xml:space="preserve"> HYPERLINK \l "_Toc50386429" </w:instrText>
          </w:r>
          <w:r>
            <w:fldChar w:fldCharType="separate"/>
          </w:r>
          <w:r>
            <w:rPr>
              <w:rStyle w:val="28"/>
              <w:b/>
              <w:bCs/>
            </w:rPr>
            <w:t>2.4 Overview of RNA-seq Data analysis</w:t>
          </w:r>
          <w:r>
            <w:tab/>
          </w:r>
          <w:r>
            <w:fldChar w:fldCharType="begin"/>
          </w:r>
          <w:r>
            <w:instrText xml:space="preserve"> PAGEREF _Toc50386429 \h </w:instrText>
          </w:r>
          <w:r>
            <w:fldChar w:fldCharType="separate"/>
          </w:r>
          <w:r>
            <w:t>2</w:t>
          </w:r>
          <w:r>
            <w:fldChar w:fldCharType="end"/>
          </w:r>
          <w:r>
            <w:fldChar w:fldCharType="end"/>
          </w:r>
        </w:p>
        <w:p>
          <w:pPr>
            <w:pStyle w:val="19"/>
            <w:tabs>
              <w:tab w:val="right" w:leader="dot" w:pos="8296"/>
            </w:tabs>
            <w:spacing w:line="600" w:lineRule="auto"/>
            <w:rPr>
              <w:rFonts w:hAnsiTheme="minorHAnsi" w:eastAsiaTheme="minorEastAsia" w:cstheme="minorBidi"/>
              <w:smallCaps w:val="0"/>
              <w:sz w:val="21"/>
              <w:szCs w:val="22"/>
            </w:rPr>
          </w:pPr>
          <w:r>
            <w:fldChar w:fldCharType="begin"/>
          </w:r>
          <w:r>
            <w:instrText xml:space="preserve"> HYPERLINK \l "_Toc50386430" </w:instrText>
          </w:r>
          <w:r>
            <w:fldChar w:fldCharType="separate"/>
          </w:r>
          <w:r>
            <w:rPr>
              <w:rStyle w:val="28"/>
              <w:b/>
              <w:bCs/>
            </w:rPr>
            <w:t>2.5 引用说明</w:t>
          </w:r>
          <w:r>
            <w:tab/>
          </w:r>
          <w:r>
            <w:fldChar w:fldCharType="begin"/>
          </w:r>
          <w:r>
            <w:instrText xml:space="preserve"> PAGEREF _Toc50386430 \h </w:instrText>
          </w:r>
          <w:r>
            <w:fldChar w:fldCharType="separate"/>
          </w:r>
          <w:r>
            <w:t>2</w:t>
          </w:r>
          <w:r>
            <w:fldChar w:fldCharType="end"/>
          </w:r>
          <w:r>
            <w:fldChar w:fldCharType="end"/>
          </w:r>
        </w:p>
        <w:p>
          <w:pPr>
            <w:pStyle w:val="15"/>
            <w:tabs>
              <w:tab w:val="right" w:leader="dot" w:pos="8296"/>
            </w:tabs>
            <w:spacing w:line="600" w:lineRule="auto"/>
            <w:rPr>
              <w:rFonts w:hAnsiTheme="minorHAnsi" w:eastAsiaTheme="minorEastAsia" w:cstheme="minorBidi"/>
              <w:b w:val="0"/>
              <w:bCs w:val="0"/>
              <w:caps w:val="0"/>
              <w:sz w:val="21"/>
              <w:szCs w:val="22"/>
            </w:rPr>
          </w:pPr>
          <w:r>
            <w:fldChar w:fldCharType="begin"/>
          </w:r>
          <w:r>
            <w:instrText xml:space="preserve"> HYPERLINK \l "_Toc50386431" </w:instrText>
          </w:r>
          <w:r>
            <w:fldChar w:fldCharType="separate"/>
          </w:r>
          <w:r>
            <w:rPr>
              <w:rStyle w:val="28"/>
            </w:rPr>
            <w:t>第3章 结果与说明</w:t>
          </w:r>
          <w:r>
            <w:tab/>
          </w:r>
          <w:r>
            <w:fldChar w:fldCharType="begin"/>
          </w:r>
          <w:r>
            <w:instrText xml:space="preserve"> PAGEREF _Toc50386431 \h </w:instrText>
          </w:r>
          <w:r>
            <w:fldChar w:fldCharType="separate"/>
          </w:r>
          <w:r>
            <w:t>3</w:t>
          </w:r>
          <w:r>
            <w:fldChar w:fldCharType="end"/>
          </w:r>
          <w:r>
            <w:fldChar w:fldCharType="end"/>
          </w:r>
        </w:p>
        <w:p>
          <w:pPr>
            <w:pStyle w:val="19"/>
            <w:tabs>
              <w:tab w:val="right" w:leader="dot" w:pos="8296"/>
            </w:tabs>
            <w:spacing w:line="600" w:lineRule="auto"/>
            <w:rPr>
              <w:rFonts w:hAnsiTheme="minorHAnsi" w:eastAsiaTheme="minorEastAsia" w:cstheme="minorBidi"/>
              <w:smallCaps w:val="0"/>
              <w:sz w:val="21"/>
              <w:szCs w:val="22"/>
            </w:rPr>
          </w:pPr>
          <w:r>
            <w:fldChar w:fldCharType="begin"/>
          </w:r>
          <w:r>
            <w:instrText xml:space="preserve"> HYPERLINK \l "_Toc50386432" </w:instrText>
          </w:r>
          <w:r>
            <w:fldChar w:fldCharType="separate"/>
          </w:r>
          <w:r>
            <w:rPr>
              <w:rStyle w:val="28"/>
              <w:b/>
              <w:bCs/>
            </w:rPr>
            <w:t>3.1 材料方法</w:t>
          </w:r>
          <w:r>
            <w:tab/>
          </w:r>
          <w:r>
            <w:fldChar w:fldCharType="begin"/>
          </w:r>
          <w:r>
            <w:instrText xml:space="preserve"> PAGEREF _Toc50386432 \h </w:instrText>
          </w:r>
          <w:r>
            <w:fldChar w:fldCharType="separate"/>
          </w:r>
          <w:r>
            <w:t>3</w:t>
          </w:r>
          <w:r>
            <w:fldChar w:fldCharType="end"/>
          </w:r>
          <w:r>
            <w:fldChar w:fldCharType="end"/>
          </w:r>
        </w:p>
        <w:p>
          <w:pPr>
            <w:pStyle w:val="19"/>
            <w:tabs>
              <w:tab w:val="right" w:leader="dot" w:pos="8296"/>
            </w:tabs>
            <w:spacing w:line="600" w:lineRule="auto"/>
            <w:rPr>
              <w:rFonts w:hAnsiTheme="minorHAnsi" w:eastAsiaTheme="minorEastAsia" w:cstheme="minorBidi"/>
              <w:smallCaps w:val="0"/>
              <w:sz w:val="21"/>
              <w:szCs w:val="22"/>
            </w:rPr>
          </w:pPr>
          <w:r>
            <w:fldChar w:fldCharType="begin"/>
          </w:r>
          <w:r>
            <w:instrText xml:space="preserve"> HYPERLINK \l "_Toc50386433" </w:instrText>
          </w:r>
          <w:r>
            <w:fldChar w:fldCharType="separate"/>
          </w:r>
          <w:r>
            <w:rPr>
              <w:rStyle w:val="28"/>
              <w:b/>
              <w:bCs/>
            </w:rPr>
            <w:t>3.2 数据质控</w:t>
          </w:r>
          <w:r>
            <w:tab/>
          </w:r>
          <w:r>
            <w:fldChar w:fldCharType="begin"/>
          </w:r>
          <w:r>
            <w:instrText xml:space="preserve"> PAGEREF _Toc50386433 \h </w:instrText>
          </w:r>
          <w:r>
            <w:fldChar w:fldCharType="separate"/>
          </w:r>
          <w:r>
            <w:t>3</w:t>
          </w:r>
          <w:r>
            <w:fldChar w:fldCharType="end"/>
          </w:r>
          <w:r>
            <w:fldChar w:fldCharType="end"/>
          </w:r>
        </w:p>
        <w:p>
          <w:pPr>
            <w:pStyle w:val="19"/>
            <w:tabs>
              <w:tab w:val="right" w:leader="dot" w:pos="8296"/>
            </w:tabs>
            <w:spacing w:line="600" w:lineRule="auto"/>
            <w:rPr>
              <w:rFonts w:hAnsiTheme="minorHAnsi" w:eastAsiaTheme="minorEastAsia" w:cstheme="minorBidi"/>
              <w:smallCaps w:val="0"/>
              <w:sz w:val="21"/>
              <w:szCs w:val="22"/>
            </w:rPr>
          </w:pPr>
          <w:r>
            <w:fldChar w:fldCharType="begin"/>
          </w:r>
          <w:r>
            <w:instrText xml:space="preserve"> HYPERLINK \l "_Toc50386434" </w:instrText>
          </w:r>
          <w:r>
            <w:fldChar w:fldCharType="separate"/>
          </w:r>
          <w:r>
            <w:rPr>
              <w:rStyle w:val="28"/>
              <w:b/>
              <w:bCs/>
            </w:rPr>
            <w:t>3.3 RNA-seq主要结果展示</w:t>
          </w:r>
          <w:r>
            <w:tab/>
          </w:r>
          <w:r>
            <w:fldChar w:fldCharType="begin"/>
          </w:r>
          <w:r>
            <w:instrText xml:space="preserve"> PAGEREF _Toc50386434 \h </w:instrText>
          </w:r>
          <w:r>
            <w:fldChar w:fldCharType="separate"/>
          </w:r>
          <w:r>
            <w:t>4</w:t>
          </w:r>
          <w:r>
            <w:fldChar w:fldCharType="end"/>
          </w:r>
          <w:r>
            <w:fldChar w:fldCharType="end"/>
          </w:r>
        </w:p>
        <w:p>
          <w:pPr>
            <w:pStyle w:val="19"/>
            <w:tabs>
              <w:tab w:val="right" w:leader="dot" w:pos="8296"/>
            </w:tabs>
            <w:spacing w:line="600" w:lineRule="auto"/>
            <w:rPr>
              <w:rFonts w:hAnsiTheme="minorHAnsi" w:eastAsiaTheme="minorEastAsia" w:cstheme="minorBidi"/>
              <w:smallCaps w:val="0"/>
              <w:sz w:val="21"/>
              <w:szCs w:val="22"/>
            </w:rPr>
          </w:pPr>
          <w:r>
            <w:fldChar w:fldCharType="begin"/>
          </w:r>
          <w:r>
            <w:instrText xml:space="preserve"> HYPERLINK \l "_Toc50386435" </w:instrText>
          </w:r>
          <w:r>
            <w:fldChar w:fldCharType="separate"/>
          </w:r>
          <w:r>
            <w:rPr>
              <w:rStyle w:val="28"/>
              <w:b/>
              <w:bCs/>
            </w:rPr>
            <w:t>3.4 使用软件列表</w:t>
          </w:r>
          <w:r>
            <w:tab/>
          </w:r>
          <w:r>
            <w:fldChar w:fldCharType="begin"/>
          </w:r>
          <w:r>
            <w:instrText xml:space="preserve"> PAGEREF _Toc50386435 \h </w:instrText>
          </w:r>
          <w:r>
            <w:fldChar w:fldCharType="separate"/>
          </w:r>
          <w:r>
            <w:t>21</w:t>
          </w:r>
          <w:r>
            <w:fldChar w:fldCharType="end"/>
          </w:r>
          <w:r>
            <w:fldChar w:fldCharType="end"/>
          </w:r>
        </w:p>
        <w:p>
          <w:pPr>
            <w:pStyle w:val="19"/>
            <w:tabs>
              <w:tab w:val="right" w:leader="dot" w:pos="8296"/>
            </w:tabs>
            <w:spacing w:line="600" w:lineRule="auto"/>
            <w:rPr>
              <w:rFonts w:hAnsiTheme="minorHAnsi" w:eastAsiaTheme="minorEastAsia" w:cstheme="minorBidi"/>
              <w:smallCaps w:val="0"/>
              <w:sz w:val="21"/>
              <w:szCs w:val="22"/>
            </w:rPr>
          </w:pPr>
          <w:r>
            <w:fldChar w:fldCharType="begin"/>
          </w:r>
          <w:r>
            <w:instrText xml:space="preserve"> HYPERLINK \l "_Toc50386436" </w:instrText>
          </w:r>
          <w:r>
            <w:fldChar w:fldCharType="separate"/>
          </w:r>
          <w:r>
            <w:rPr>
              <w:rStyle w:val="28"/>
              <w:b/>
              <w:bCs/>
            </w:rPr>
            <w:t>3.5 参考文献</w:t>
          </w:r>
          <w:r>
            <w:tab/>
          </w:r>
          <w:r>
            <w:fldChar w:fldCharType="begin"/>
          </w:r>
          <w:r>
            <w:instrText xml:space="preserve"> PAGEREF _Toc50386436 \h </w:instrText>
          </w:r>
          <w:r>
            <w:fldChar w:fldCharType="separate"/>
          </w:r>
          <w:r>
            <w:t>21</w:t>
          </w:r>
          <w:r>
            <w:fldChar w:fldCharType="end"/>
          </w:r>
          <w:r>
            <w:fldChar w:fldCharType="end"/>
          </w:r>
        </w:p>
        <w:p>
          <w:pPr>
            <w:pStyle w:val="15"/>
            <w:tabs>
              <w:tab w:val="right" w:leader="dot" w:pos="8296"/>
            </w:tabs>
            <w:spacing w:line="600" w:lineRule="auto"/>
            <w:rPr>
              <w:rFonts w:hAnsiTheme="minorHAnsi" w:eastAsiaTheme="minorEastAsia" w:cstheme="minorBidi"/>
              <w:b w:val="0"/>
              <w:bCs w:val="0"/>
              <w:caps w:val="0"/>
              <w:sz w:val="21"/>
              <w:szCs w:val="22"/>
            </w:rPr>
          </w:pPr>
          <w:r>
            <w:fldChar w:fldCharType="begin"/>
          </w:r>
          <w:r>
            <w:instrText xml:space="preserve"> HYPERLINK \l "_Toc50386437" </w:instrText>
          </w:r>
          <w:r>
            <w:fldChar w:fldCharType="separate"/>
          </w:r>
          <w:r>
            <w:rPr>
              <w:rStyle w:val="28"/>
            </w:rPr>
            <w:t>关于 达澈</w:t>
          </w:r>
          <w:r>
            <w:tab/>
          </w:r>
          <w:r>
            <w:fldChar w:fldCharType="begin"/>
          </w:r>
          <w:r>
            <w:instrText xml:space="preserve"> PAGEREF _Toc50386437 \h </w:instrText>
          </w:r>
          <w:r>
            <w:fldChar w:fldCharType="separate"/>
          </w:r>
          <w:r>
            <w:t>22</w:t>
          </w:r>
          <w:r>
            <w:fldChar w:fldCharType="end"/>
          </w:r>
          <w:r>
            <w:fldChar w:fldCharType="end"/>
          </w:r>
        </w:p>
        <w:p>
          <w:pPr>
            <w:spacing w:line="240" w:lineRule="auto"/>
            <w:rPr>
              <w:rFonts w:ascii="微软雅黑" w:hAnsi="微软雅黑" w:eastAsia="黑体"/>
              <w:bCs/>
              <w:lang w:val="zh-CN"/>
            </w:rPr>
          </w:pPr>
          <w:r>
            <w:rPr>
              <w:rFonts w:ascii="微软雅黑" w:hAnsi="微软雅黑" w:eastAsia="黑体"/>
              <w:bCs/>
              <w:szCs w:val="32"/>
              <w:lang w:val="zh-CN"/>
            </w:rPr>
            <w:fldChar w:fldCharType="end"/>
          </w:r>
        </w:p>
      </w:sdtContent>
    </w:sdt>
    <w:p>
      <w:pPr>
        <w:spacing w:line="240" w:lineRule="auto"/>
        <w:rPr>
          <w:rFonts w:ascii="宋体" w:hAnsi="宋体"/>
          <w:sz w:val="21"/>
        </w:rPr>
        <w:sectPr>
          <w:headerReference r:id="rId10" w:type="default"/>
          <w:footerReference r:id="rId11" w:type="default"/>
          <w:pgSz w:w="11906" w:h="16838"/>
          <w:pgMar w:top="1440" w:right="1800" w:bottom="1440" w:left="1800" w:header="794" w:footer="567" w:gutter="0"/>
          <w:pgNumType w:start="1"/>
          <w:cols w:space="425" w:num="1"/>
          <w:docGrid w:type="lines" w:linePitch="326" w:charSpace="0"/>
        </w:sectPr>
      </w:pPr>
    </w:p>
    <w:p>
      <w:pPr>
        <w:pStyle w:val="2"/>
      </w:pPr>
      <w:bookmarkStart w:id="3" w:name="_Toc50386424"/>
      <w:bookmarkStart w:id="4" w:name="_Toc26952"/>
      <w:bookmarkStart w:id="5" w:name="_Toc12279"/>
      <w:bookmarkStart w:id="6" w:name="_Toc25578"/>
      <w:r>
        <w:rPr>
          <w:rStyle w:val="26"/>
          <w:rFonts w:hint="eastAsia"/>
          <w:b w:val="0"/>
          <w:bCs/>
        </w:rPr>
        <w:t>第1章 前 言</w:t>
      </w:r>
      <w:bookmarkEnd w:id="3"/>
    </w:p>
    <w:p>
      <w:pPr>
        <w:ind w:firstLine="480"/>
      </w:pPr>
      <w:r>
        <w:rPr>
          <w:rFonts w:hint="eastAsia"/>
        </w:rPr>
        <w:t>RNA-Seq技术，全称为：RNA sequencing，是通过高通量测序手段，即二代测序技术（NGS），来检测某一特定时间点，生物样品中RNA的表达情况及定量的方法，可以用来研究分析细胞转录组在不同组织样品间基因表达差异情况、在时间轴上不同时间点连续的变化，以及转录本的可变剪切和SNP位点等。除了mRNA转录本信息，RNA-Seq技术可以用来研究不同类群的RNA，包括miRNA，tRNA，rRNA，lncRNA等</w:t>
      </w:r>
      <w:r>
        <w:fldChar w:fldCharType="begin">
          <w:fldData xml:space="preserve">PEVuZE5vdGU+PENpdGU+PEF1dGhvcj5DaGFvPC9BdXRob3I+PFllYXI+MjAxOTwvWWVhcj48UmVj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</w:fldData>
        </w:fldChar>
      </w:r>
      <w:r>
        <w:instrText xml:space="preserve"> ADDIN EN.CITE </w:instrText>
      </w:r>
      <w:r>
        <w:fldChar w:fldCharType="begin">
          <w:fldData xml:space="preserve">PEVuZE5vdGU+PENpdGU+PEF1dGhvcj5DaGFvPC9BdXRob3I+PFllYXI+MjAxOTwvWWVhcj48UmVj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</w:fldData>
        </w:fldChar>
      </w:r>
      <w:r>
        <w:instrText xml:space="preserve"> ADDIN EN.CITE.DATA </w:instrText>
      </w:r>
      <w:r>
        <w:fldChar w:fldCharType="end"/>
      </w:r>
      <w:r>
        <w:fldChar w:fldCharType="separate"/>
      </w:r>
      <w:r>
        <w:t>(Chao et al., 2019)</w:t>
      </w:r>
      <w:r>
        <w:fldChar w:fldCharType="end"/>
      </w:r>
      <w:r>
        <w:rPr>
          <w:rFonts w:hint="eastAsia"/>
        </w:rPr>
        <w:t>。RNA-Seq的最新进展还包括单细胞转录组学（single cell sequencing）和固定组织的原位测序（in situ sequencing of fixed tissue）。</w:t>
      </w:r>
    </w:p>
    <w:p>
      <w:pPr>
        <w:jc w:val="center"/>
      </w:pPr>
      <w:r>
        <w:drawing>
          <wp:inline distT="0" distB="0" distL="0" distR="0">
            <wp:extent cx="5227320" cy="4216400"/>
            <wp:effectExtent l="0" t="889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6"/>
                    <a:srcRect l="1" r="883"/>
                    <a:stretch>
                      <a:fillRect/>
                    </a:stretch>
                  </pic:blipFill>
                  <pic:spPr>
                    <a:xfrm rot="16200000">
                      <a:off x="0" y="0"/>
                      <a:ext cx="5227740" cy="4216400"/>
                    </a:xfrm>
                    <a:prstGeom prst="rect">
                      <a:avLst/>
                    </a:prstGeom>
                    <a:ln>
                      <a:noFill/>
                    </a:ln>
                  </pic:spPr>
                </pic:pic>
              </a:graphicData>
            </a:graphic>
          </wp:inline>
        </w:drawing>
      </w:r>
    </w:p>
    <w:p>
      <w:pPr>
        <w:jc w:val="center"/>
      </w:pPr>
      <w:r>
        <w:br w:type="page"/>
      </w:r>
    </w:p>
    <w:p>
      <w:pPr>
        <w:pStyle w:val="2"/>
      </w:pPr>
      <w:bookmarkStart w:id="7" w:name="_Toc50386425"/>
      <w:r>
        <w:rPr>
          <w:rStyle w:val="26"/>
          <w:rFonts w:hint="eastAsia"/>
          <w:b w:val="0"/>
          <w:bCs/>
        </w:rPr>
        <w:t xml:space="preserve">第2章 </w:t>
      </w:r>
      <w:r>
        <w:rPr>
          <w:rFonts w:hint="eastAsia"/>
        </w:rPr>
        <w:t>方法流程</w:t>
      </w:r>
      <w:bookmarkEnd w:id="7"/>
    </w:p>
    <w:p>
      <w:pPr>
        <w:spacing w:after="120"/>
        <w:outlineLvl w:val="1"/>
        <w:rPr>
          <w:b/>
          <w:bCs/>
        </w:rPr>
      </w:pPr>
      <w:bookmarkStart w:id="8" w:name="_Toc50386426"/>
      <w:r>
        <w:rPr>
          <w:rFonts w:hint="eastAsia"/>
          <w:b/>
          <w:bCs/>
        </w:rPr>
        <w:t>2.1</w:t>
      </w:r>
      <w:r>
        <w:rPr>
          <w:b/>
          <w:bCs/>
        </w:rPr>
        <w:t xml:space="preserve"> </w:t>
      </w:r>
      <w:r>
        <w:rPr>
          <w:rFonts w:hint="eastAsia"/>
          <w:b/>
          <w:bCs/>
        </w:rPr>
        <w:t>文库构建方法</w:t>
      </w:r>
      <w:bookmarkEnd w:id="8"/>
    </w:p>
    <w:p>
      <w:r>
        <w:rPr>
          <w:rFonts w:hint="eastAsia"/>
        </w:rPr>
        <w:t>关于RNA-seq的文库构建，主要分为以下几步：</w:t>
      </w:r>
    </w:p>
    <w:p>
      <w:pPr>
        <w:pStyle w:val="42"/>
        <w:numPr>
          <w:ilvl w:val="0"/>
          <w:numId w:val="1"/>
        </w:numPr>
        <w:ind w:left="704"/>
        <w:sectPr>
          <w:headerReference r:id="rId12" w:type="default"/>
          <w:footerReference r:id="rId13" w:type="default"/>
          <w:pgSz w:w="11906" w:h="16838"/>
          <w:pgMar w:top="1440" w:right="1800" w:bottom="1440" w:left="1800" w:header="794" w:footer="567" w:gutter="0"/>
          <w:pgNumType w:start="1"/>
          <w:cols w:space="425" w:num="1"/>
          <w:docGrid w:type="lines" w:linePitch="326" w:charSpace="0"/>
        </w:sectPr>
      </w:pPr>
    </w:p>
    <w:p>
      <w:pPr>
        <w:pStyle w:val="42"/>
        <w:numPr>
          <w:ilvl w:val="0"/>
          <w:numId w:val="2"/>
        </w:numPr>
      </w:pPr>
      <w:r>
        <w:rPr>
          <w:rFonts w:hint="eastAsia"/>
        </w:rPr>
        <w:t>抽提R</w:t>
      </w:r>
      <w:r>
        <w:t>NA</w:t>
      </w:r>
      <w:r>
        <w:rPr>
          <w:rFonts w:hint="eastAsia"/>
        </w:rPr>
        <w:t>；</w:t>
      </w:r>
    </w:p>
    <w:p>
      <w:pPr>
        <w:pStyle w:val="42"/>
        <w:numPr>
          <w:ilvl w:val="0"/>
          <w:numId w:val="2"/>
        </w:numPr>
      </w:pPr>
      <w:r>
        <w:rPr>
          <w:rFonts w:hint="eastAsia"/>
        </w:rPr>
        <w:t>反转录cDNA；</w:t>
      </w:r>
    </w:p>
    <w:p>
      <w:pPr>
        <w:pStyle w:val="42"/>
        <w:numPr>
          <w:ilvl w:val="0"/>
          <w:numId w:val="2"/>
        </w:numPr>
      </w:pPr>
      <w:r>
        <w:rPr>
          <w:rFonts w:hint="eastAsia"/>
        </w:rPr>
        <w:t>磁珠纯化c</w:t>
      </w:r>
      <w:r>
        <w:t>DNA</w:t>
      </w:r>
    </w:p>
    <w:p>
      <w:pPr>
        <w:pStyle w:val="42"/>
        <w:numPr>
          <w:ilvl w:val="0"/>
          <w:numId w:val="2"/>
        </w:numPr>
      </w:pPr>
      <w:r>
        <w:rPr>
          <w:rFonts w:hint="eastAsia"/>
        </w:rPr>
        <w:t>末端补平；</w:t>
      </w:r>
    </w:p>
    <w:p>
      <w:pPr>
        <w:pStyle w:val="42"/>
        <w:numPr>
          <w:ilvl w:val="0"/>
          <w:numId w:val="2"/>
        </w:numPr>
      </w:pPr>
      <w:r>
        <w:rPr>
          <w:rFonts w:hint="eastAsia"/>
        </w:rPr>
        <w:t>连接接头；</w:t>
      </w:r>
    </w:p>
    <w:p>
      <w:pPr>
        <w:pStyle w:val="42"/>
        <w:numPr>
          <w:ilvl w:val="0"/>
          <w:numId w:val="2"/>
        </w:numPr>
      </w:pPr>
      <w:r>
        <w:rPr>
          <w:rFonts w:hint="eastAsia"/>
        </w:rPr>
        <w:t>PCR扩增;</w:t>
      </w:r>
    </w:p>
    <w:p>
      <w:pPr>
        <w:pStyle w:val="42"/>
        <w:numPr>
          <w:ilvl w:val="0"/>
          <w:numId w:val="2"/>
        </w:numPr>
      </w:pPr>
      <w:r>
        <w:rPr>
          <w:rFonts w:hint="eastAsia"/>
        </w:rPr>
        <w:t>磁珠纯化DNA；</w:t>
      </w:r>
    </w:p>
    <w:p>
      <w:pPr>
        <w:pStyle w:val="42"/>
        <w:numPr>
          <w:ilvl w:val="0"/>
          <w:numId w:val="2"/>
        </w:numPr>
      </w:pPr>
      <w:r>
        <w:rPr>
          <w:rFonts w:hint="eastAsia"/>
        </w:rPr>
        <w:t>上机测序。</w:t>
      </w:r>
    </w:p>
    <w:p>
      <w:pPr>
        <w:spacing w:before="326" w:beforeLines="100"/>
        <w:jc w:val="both"/>
        <w:rPr>
          <w:b/>
          <w:bCs/>
        </w:rPr>
        <w:sectPr>
          <w:type w:val="continuous"/>
          <w:pgSz w:w="11906" w:h="16838"/>
          <w:pgMar w:top="1440" w:right="1800" w:bottom="1440" w:left="1800" w:header="794" w:footer="567" w:gutter="0"/>
          <w:pgNumType w:start="1"/>
          <w:cols w:space="425" w:num="2"/>
          <w:docGrid w:type="lines" w:linePitch="326" w:charSpace="0"/>
        </w:sectPr>
      </w:pPr>
    </w:p>
    <w:p/>
    <w:p>
      <w:pPr>
        <w:spacing w:after="120"/>
        <w:outlineLvl w:val="1"/>
        <w:rPr>
          <w:b/>
          <w:bCs/>
        </w:rPr>
      </w:pPr>
      <w:bookmarkStart w:id="9" w:name="_Toc50386427"/>
      <w:r>
        <w:rPr>
          <w:b/>
          <w:bCs/>
        </w:rPr>
        <w:t>2.</w:t>
      </w:r>
      <w:r>
        <w:rPr>
          <w:rFonts w:hint="eastAsia"/>
          <w:b/>
          <w:bCs/>
        </w:rPr>
        <w:t>2</w:t>
      </w:r>
      <w:r>
        <w:rPr>
          <w:b/>
          <w:bCs/>
        </w:rPr>
        <w:t xml:space="preserve"> Overview of </w:t>
      </w:r>
      <w:r>
        <w:rPr>
          <w:rFonts w:hint="eastAsia"/>
          <w:b/>
          <w:bCs/>
        </w:rPr>
        <w:t>RNA-seq</w:t>
      </w:r>
      <w:r>
        <w:rPr>
          <w:b/>
          <w:bCs/>
        </w:rPr>
        <w:t xml:space="preserve"> technology</w:t>
      </w:r>
      <w:bookmarkEnd w:id="9"/>
    </w:p>
    <w:p>
      <w:pPr>
        <w:jc w:val="both"/>
      </w:pPr>
      <w:r>
        <w:t xml:space="preserve">Briefly, the process involves the following steps: </w:t>
      </w:r>
    </w:p>
    <w:p>
      <w:pPr>
        <w:pStyle w:val="42"/>
        <w:numPr>
          <w:ilvl w:val="0"/>
          <w:numId w:val="3"/>
        </w:numPr>
        <w:jc w:val="both"/>
      </w:pPr>
      <w:r>
        <w:t>T</w:t>
      </w:r>
      <w:r>
        <w:rPr>
          <w:rFonts w:hint="eastAsia"/>
        </w:rPr>
        <w:t>otal</w:t>
      </w:r>
      <w:r>
        <w:t xml:space="preserve"> RNA extraction</w:t>
      </w:r>
      <w:r>
        <w:rPr>
          <w:rFonts w:hint="eastAsia"/>
        </w:rPr>
        <w:t>.</w:t>
      </w:r>
    </w:p>
    <w:p>
      <w:pPr>
        <w:pStyle w:val="42"/>
        <w:numPr>
          <w:ilvl w:val="0"/>
          <w:numId w:val="3"/>
        </w:numPr>
        <w:jc w:val="both"/>
      </w:pPr>
      <w:r>
        <w:t>P</w:t>
      </w:r>
      <w:r>
        <w:rPr>
          <w:rFonts w:hint="eastAsia"/>
        </w:rPr>
        <w:t>erform</w:t>
      </w:r>
      <w:r>
        <w:t xml:space="preserve"> </w:t>
      </w:r>
      <w:r>
        <w:rPr>
          <w:rFonts w:hint="eastAsia"/>
        </w:rPr>
        <w:t>first</w:t>
      </w:r>
      <w:r>
        <w:t xml:space="preserve"> </w:t>
      </w:r>
      <w:r>
        <w:rPr>
          <w:rFonts w:hint="eastAsia"/>
        </w:rPr>
        <w:t>strand</w:t>
      </w:r>
      <w:r>
        <w:t xml:space="preserve"> </w:t>
      </w:r>
      <w:r>
        <w:rPr>
          <w:rFonts w:hint="eastAsia"/>
        </w:rPr>
        <w:t>c</w:t>
      </w:r>
      <w:r>
        <w:t xml:space="preserve">DNA </w:t>
      </w:r>
      <w:r>
        <w:rPr>
          <w:rFonts w:hint="eastAsia"/>
        </w:rPr>
        <w:t>synthesis，</w:t>
      </w:r>
      <w:r>
        <w:t xml:space="preserve">Proceed immediately to </w:t>
      </w:r>
      <w:r>
        <w:rPr>
          <w:rFonts w:hint="eastAsia"/>
        </w:rPr>
        <w:t>second</w:t>
      </w:r>
      <w:r>
        <w:t xml:space="preserve"> </w:t>
      </w:r>
      <w:r>
        <w:rPr>
          <w:rFonts w:hint="eastAsia"/>
        </w:rPr>
        <w:t>strand</w:t>
      </w:r>
      <w:r>
        <w:t xml:space="preserve"> </w:t>
      </w:r>
      <w:r>
        <w:rPr>
          <w:rFonts w:hint="eastAsia"/>
        </w:rPr>
        <w:t>cDNA</w:t>
      </w:r>
      <w:r>
        <w:t xml:space="preserve"> synthesis.</w:t>
      </w:r>
    </w:p>
    <w:p>
      <w:pPr>
        <w:pStyle w:val="42"/>
        <w:numPr>
          <w:ilvl w:val="0"/>
          <w:numId w:val="3"/>
        </w:numPr>
        <w:jc w:val="both"/>
      </w:pPr>
      <w:r>
        <w:t>Purifiy double-stranded cDNA using DNA clean beads.</w:t>
      </w:r>
    </w:p>
    <w:p>
      <w:pPr>
        <w:pStyle w:val="42"/>
        <w:numPr>
          <w:ilvl w:val="0"/>
          <w:numId w:val="3"/>
        </w:numPr>
        <w:jc w:val="both"/>
      </w:pPr>
      <w:r>
        <w:t>E</w:t>
      </w:r>
      <w:r>
        <w:rPr>
          <w:rFonts w:hint="eastAsia"/>
        </w:rPr>
        <w:t>nd</w:t>
      </w:r>
      <w:r>
        <w:t xml:space="preserve"> </w:t>
      </w:r>
      <w:r>
        <w:rPr>
          <w:rFonts w:hint="eastAsia"/>
        </w:rPr>
        <w:t>prep</w:t>
      </w:r>
      <w:r>
        <w:t xml:space="preserve"> </w:t>
      </w:r>
      <w:r>
        <w:rPr>
          <w:rFonts w:hint="eastAsia"/>
        </w:rPr>
        <w:t>of</w:t>
      </w:r>
      <w:r>
        <w:t xml:space="preserve"> </w:t>
      </w:r>
      <w:r>
        <w:rPr>
          <w:rFonts w:hint="eastAsia"/>
        </w:rPr>
        <w:t>c</w:t>
      </w:r>
      <w:r>
        <w:t>DNA library</w:t>
      </w:r>
      <w:r>
        <w:rPr>
          <w:rFonts w:hint="eastAsia"/>
        </w:rPr>
        <w:t>.</w:t>
      </w:r>
    </w:p>
    <w:p>
      <w:pPr>
        <w:pStyle w:val="42"/>
        <w:numPr>
          <w:ilvl w:val="0"/>
          <w:numId w:val="3"/>
        </w:numPr>
        <w:jc w:val="both"/>
      </w:pPr>
      <w:r>
        <w:t>A</w:t>
      </w:r>
      <w:r>
        <w:rPr>
          <w:rFonts w:hint="eastAsia"/>
        </w:rPr>
        <w:t>daptor</w:t>
      </w:r>
      <w:r>
        <w:t xml:space="preserve"> </w:t>
      </w:r>
      <w:r>
        <w:rPr>
          <w:rFonts w:hint="eastAsia"/>
        </w:rPr>
        <w:t>ligation</w:t>
      </w:r>
      <w:r>
        <w:t>.</w:t>
      </w:r>
    </w:p>
    <w:p>
      <w:pPr>
        <w:pStyle w:val="42"/>
        <w:numPr>
          <w:ilvl w:val="0"/>
          <w:numId w:val="3"/>
        </w:numPr>
        <w:jc w:val="both"/>
      </w:pPr>
      <w:r>
        <w:t>Purifiy the Adaptor Ligated DNA Using Beads.</w:t>
      </w:r>
    </w:p>
    <w:p>
      <w:pPr>
        <w:pStyle w:val="42"/>
        <w:numPr>
          <w:ilvl w:val="0"/>
          <w:numId w:val="3"/>
        </w:numPr>
        <w:jc w:val="both"/>
      </w:pPr>
      <w:r>
        <w:t>PCR Enrichment of Adaptor Ligated DNA.</w:t>
      </w:r>
    </w:p>
    <w:p>
      <w:pPr>
        <w:pStyle w:val="42"/>
        <w:numPr>
          <w:ilvl w:val="0"/>
          <w:numId w:val="3"/>
        </w:numPr>
        <w:jc w:val="both"/>
      </w:pPr>
      <w:r>
        <w:t>Purification of the PCR reaction using beads.</w:t>
      </w:r>
    </w:p>
    <w:p/>
    <w:p>
      <w:pPr>
        <w:spacing w:after="120"/>
        <w:outlineLvl w:val="1"/>
        <w:rPr>
          <w:b/>
          <w:bCs/>
        </w:rPr>
      </w:pPr>
      <w:bookmarkStart w:id="10" w:name="_Toc50386428"/>
      <w:r>
        <w:rPr>
          <w:rFonts w:hint="eastAsia"/>
          <w:b/>
          <w:bCs/>
        </w:rPr>
        <w:t>2.3</w:t>
      </w:r>
      <w:r>
        <w:rPr>
          <w:b/>
          <w:bCs/>
        </w:rPr>
        <w:t xml:space="preserve"> </w:t>
      </w:r>
      <w:r>
        <w:rPr>
          <w:rFonts w:hint="eastAsia"/>
          <w:b/>
          <w:bCs/>
        </w:rPr>
        <w:t>数据分析流程</w:t>
      </w:r>
      <w:bookmarkEnd w:id="10"/>
    </w:p>
    <w:p>
      <w:pPr>
        <w:ind w:firstLine="566" w:firstLineChars="236"/>
      </w:pPr>
      <w:r>
        <w:rPr>
          <w:rFonts w:hint="eastAsia"/>
        </w:rPr>
        <w:t>对于RNA-Seq数据，首先利用fastqc软件对原始数据进行质量评估；再使用STAR软件将原始数据比对到参考基因组；然后用cuffdiff软件分别对每例样本进行表达量计算，并对基因进行注释，差异基因分析（比较不同组之间的差别）。随后通过R包（如DEseq2，edgeR等），对差异基因数据进行进一步分析，并对靶基因进行GO和KEGG富集分析；</w:t>
      </w:r>
    </w:p>
    <w:p>
      <w:pPr>
        <w:jc w:val="center"/>
      </w:pPr>
      <w:r>
        <w:drawing>
          <wp:inline distT="0" distB="0" distL="114300" distR="114300">
            <wp:extent cx="5273675" cy="3458210"/>
            <wp:effectExtent l="0" t="0" r="3175" b="8890"/>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17"/>
                    <a:stretch>
                      <a:fillRect/>
                    </a:stretch>
                  </pic:blipFill>
                  <pic:spPr>
                    <a:xfrm>
                      <a:off x="0" y="0"/>
                      <a:ext cx="5274000" cy="3458477"/>
                    </a:xfrm>
                    <a:prstGeom prst="rect">
                      <a:avLst/>
                    </a:prstGeom>
                    <a:noFill/>
                    <a:ln>
                      <a:noFill/>
                    </a:ln>
                  </pic:spPr>
                </pic:pic>
              </a:graphicData>
            </a:graphic>
          </wp:inline>
        </w:drawing>
      </w:r>
    </w:p>
    <w:p/>
    <w:p>
      <w:pPr>
        <w:spacing w:after="120"/>
        <w:outlineLvl w:val="1"/>
        <w:rPr>
          <w:b/>
          <w:bCs/>
        </w:rPr>
      </w:pPr>
      <w:bookmarkStart w:id="11" w:name="_Toc50386429"/>
      <w:r>
        <w:rPr>
          <w:rFonts w:hint="eastAsia"/>
          <w:b/>
          <w:bCs/>
        </w:rPr>
        <w:t>2.4</w:t>
      </w:r>
      <w:r>
        <w:rPr>
          <w:b/>
          <w:bCs/>
        </w:rPr>
        <w:t xml:space="preserve"> Overview of </w:t>
      </w:r>
      <w:r>
        <w:rPr>
          <w:rFonts w:hint="eastAsia"/>
          <w:b/>
          <w:bCs/>
        </w:rPr>
        <w:t>RNA</w:t>
      </w:r>
      <w:r>
        <w:rPr>
          <w:b/>
          <w:bCs/>
        </w:rPr>
        <w:t xml:space="preserve">-seq </w:t>
      </w:r>
      <w:r>
        <w:rPr>
          <w:rFonts w:hint="eastAsia"/>
          <w:b/>
          <w:bCs/>
        </w:rPr>
        <w:t>Data</w:t>
      </w:r>
      <w:r>
        <w:rPr>
          <w:b/>
          <w:bCs/>
        </w:rPr>
        <w:t xml:space="preserve"> analysis</w:t>
      </w:r>
      <w:bookmarkEnd w:id="11"/>
    </w:p>
    <w:p>
      <w:pPr>
        <w:ind w:firstLine="240" w:firstLineChars="100"/>
        <w:jc w:val="both"/>
      </w:pPr>
      <w:r>
        <w:t>FastQC initially processed raw sequence reads for quality control, and then adapter sequences and poor quality reads were removed. Quality filtered reads were then mapped to reference genome using STAR, and only uniquely mapped reads were kept. Sam files were converted to Bam format using Samtools. Cufflinks softerware was used to computing gene expression level and difference. R packages such as DEseq2, edgeR were futher used to perform data.</w:t>
      </w:r>
    </w:p>
    <w:p/>
    <w:p>
      <w:pPr>
        <w:spacing w:after="120"/>
        <w:outlineLvl w:val="1"/>
        <w:rPr>
          <w:b/>
          <w:bCs/>
        </w:rPr>
      </w:pPr>
      <w:bookmarkStart w:id="12" w:name="_Toc50386430"/>
      <w:r>
        <w:rPr>
          <w:rFonts w:hint="eastAsia"/>
          <w:b/>
          <w:bCs/>
        </w:rPr>
        <w:t>2.5</w:t>
      </w:r>
      <w:r>
        <w:rPr>
          <w:b/>
          <w:bCs/>
        </w:rPr>
        <w:t xml:space="preserve"> </w:t>
      </w:r>
      <w:r>
        <w:rPr>
          <w:rFonts w:hint="eastAsia"/>
          <w:b/>
          <w:bCs/>
        </w:rPr>
        <w:t>引用说明</w:t>
      </w:r>
      <w:bookmarkEnd w:id="12"/>
    </w:p>
    <w:p>
      <w:pPr>
        <w:ind w:firstLine="480"/>
      </w:pPr>
      <w:r>
        <w:rPr>
          <w:rFonts w:hint="eastAsia"/>
        </w:rPr>
        <w:t>达澈预祝您的研究成果发表见刊，材料方法（METHODS）中数据分析部分引用时，请注明公司全称“上海达澈生物科技有限公司”，参考如下：</w:t>
      </w:r>
    </w:p>
    <w:p>
      <w:pPr>
        <w:jc w:val="both"/>
      </w:pPr>
      <w:r>
        <w:rPr>
          <w:rFonts w:hint="eastAsia"/>
          <w:kern w:val="0"/>
        </w:rPr>
        <w:t>RNA-seq</w:t>
      </w:r>
      <w:r>
        <w:t xml:space="preserve"> data analyses were performed by DIATRE Biotechnology, Shanghai, China.</w:t>
      </w:r>
    </w:p>
    <w:p>
      <w:pPr>
        <w:jc w:val="both"/>
        <w:rPr>
          <w:b/>
          <w:i/>
        </w:rPr>
      </w:pPr>
      <w:r>
        <w:rPr>
          <w:rFonts w:hint="eastAsia"/>
          <w:b/>
          <w:i/>
        </w:rPr>
        <w:t>OR</w:t>
      </w:r>
    </w:p>
    <w:p>
      <w:pPr>
        <w:jc w:val="both"/>
      </w:pPr>
      <w:r>
        <w:t>DIATRE Biotechnology, Shanghai, China, performed RNA-seq data analyses.</w:t>
      </w:r>
    </w:p>
    <w:p>
      <w:pPr>
        <w:ind w:firstLine="480"/>
      </w:pPr>
      <w:r>
        <w:br w:type="page"/>
      </w:r>
    </w:p>
    <w:p>
      <w:pPr>
        <w:pStyle w:val="2"/>
      </w:pPr>
      <w:bookmarkStart w:id="13" w:name="_Toc50386431"/>
      <w:r>
        <w:rPr>
          <w:rStyle w:val="26"/>
          <w:rFonts w:hint="eastAsia"/>
          <w:b w:val="0"/>
          <w:bCs/>
        </w:rPr>
        <w:t xml:space="preserve">第3章 </w:t>
      </w:r>
      <w:r>
        <w:rPr>
          <w:rFonts w:hint="eastAsia"/>
        </w:rPr>
        <w:t>结果与说明</w:t>
      </w:r>
      <w:bookmarkEnd w:id="13"/>
    </w:p>
    <w:p>
      <w:pPr>
        <w:spacing w:after="120"/>
        <w:outlineLvl w:val="1"/>
        <w:rPr>
          <w:b/>
          <w:bCs/>
        </w:rPr>
      </w:pPr>
      <w:bookmarkStart w:id="14" w:name="_Toc50386432"/>
      <w:r>
        <w:rPr>
          <w:rFonts w:hint="eastAsia"/>
          <w:b/>
          <w:bCs/>
        </w:rPr>
        <w:t>3.1</w:t>
      </w:r>
      <w:r>
        <w:rPr>
          <w:b/>
          <w:bCs/>
        </w:rPr>
        <w:t xml:space="preserve"> </w:t>
      </w:r>
      <w:r>
        <w:rPr>
          <w:rFonts w:hint="eastAsia"/>
          <w:b/>
          <w:bCs/>
        </w:rPr>
        <w:t>材料方法</w:t>
      </w:r>
      <w:bookmarkEnd w:id="14"/>
    </w:p>
    <w:p>
      <w:pPr>
        <w:ind w:firstLine="480"/>
        <w:jc w:val="both"/>
      </w:pPr>
      <w:r>
        <w:rPr>
          <w:rFonts w:hint="eastAsia"/>
        </w:rPr>
        <w:t>测序平台：Illumina Nova</w:t>
      </w:r>
      <w:r>
        <w:t xml:space="preserve"> </w:t>
      </w:r>
      <w:r>
        <w:rPr>
          <w:rFonts w:hint="eastAsia"/>
        </w:rPr>
        <w:t>Seq</w:t>
      </w:r>
      <w:r>
        <w:tab/>
      </w:r>
      <w:r>
        <w:tab/>
      </w:r>
      <w:r>
        <w:tab/>
      </w:r>
      <w:r>
        <w:tab/>
      </w:r>
      <w:r>
        <w:tab/>
      </w:r>
      <w:r>
        <w:tab/>
      </w:r>
      <w:r>
        <w:rPr>
          <w:rFonts w:hint="eastAsia"/>
        </w:rPr>
        <w:t>测序模式：</w:t>
      </w:r>
      <w:r>
        <w:t>PE150</w:t>
      </w:r>
    </w:p>
    <w:p>
      <w:pPr>
        <w:spacing w:after="163" w:afterLines="50"/>
        <w:ind w:firstLine="480"/>
        <w:jc w:val="both"/>
      </w:pPr>
      <w:r>
        <w:rPr>
          <w:rFonts w:hint="eastAsia"/>
        </w:rPr>
        <w:t>样本属性：</w:t>
      </w:r>
      <w:ins w:id="0" w:author="fanzida1993@yeah.net" w:date="2020-11-10T13:37:00Z">
        <w:r>
          <w:rPr>
            <w:rFonts w:hint="eastAsia"/>
          </w:rPr>
          <w:t>小鼠</w:t>
        </w:r>
      </w:ins>
      <w:del w:id="1" w:author="fanzida1993@yeah.net" w:date="2020-11-10T13:37:00Z">
        <w:r>
          <w:rPr>
            <w:rFonts w:hint="eastAsia"/>
          </w:rPr>
          <w:delText>小鼠</w:delText>
        </w:r>
      </w:del>
      <w:r>
        <w:rPr>
          <w:rFonts w:hint="eastAsia"/>
        </w:rPr>
        <w:t xml:space="preserve"> </w:t>
      </w:r>
      <w:r>
        <w:t xml:space="preserve">         </w:t>
      </w:r>
      <w:r>
        <w:tab/>
      </w:r>
      <w:r>
        <w:tab/>
      </w:r>
      <w:r>
        <w:tab/>
      </w:r>
      <w:r>
        <w:tab/>
      </w:r>
      <w:r>
        <w:tab/>
      </w:r>
      <w:r>
        <w:tab/>
      </w:r>
      <w:r>
        <w:rPr>
          <w:rFonts w:hint="eastAsia"/>
        </w:rPr>
        <w:t>参考物种：</w:t>
      </w:r>
      <w:r>
        <w:t>mm10</w:t>
      </w:r>
    </w:p>
    <w:p>
      <w:pPr>
        <w:spacing w:after="120"/>
        <w:outlineLvl w:val="1"/>
        <w:rPr>
          <w:b/>
          <w:bCs/>
        </w:rPr>
      </w:pPr>
      <w:bookmarkStart w:id="15" w:name="_Toc50386433"/>
      <w:r>
        <w:rPr>
          <w:rFonts w:hint="eastAsia"/>
          <w:b/>
          <w:bCs/>
        </w:rPr>
        <w:t>3.2</w:t>
      </w:r>
      <w:r>
        <w:rPr>
          <w:b/>
          <w:bCs/>
        </w:rPr>
        <w:t xml:space="preserve"> </w:t>
      </w:r>
      <w:r>
        <w:rPr>
          <w:rFonts w:hint="eastAsia"/>
          <w:b/>
          <w:bCs/>
        </w:rPr>
        <w:t>数据质控</w:t>
      </w:r>
      <w:bookmarkEnd w:id="15"/>
    </w:p>
    <w:p>
      <w:pPr>
        <w:ind w:firstLine="480"/>
      </w:pPr>
      <w:r>
        <w:rPr>
          <w:rFonts w:hint="eastAsia"/>
        </w:rPr>
        <w:t>测序产生的原始数据（raw data）需要进行预处理，我公司使用cutadapt过滤掉不合格的序列后得到有效数据（clean data），结果见下表3-1。</w:t>
      </w:r>
    </w:p>
    <w:p>
      <w:pPr>
        <w:spacing w:before="120" w:after="120"/>
        <w:jc w:val="center"/>
        <w:rPr>
          <w:b/>
        </w:rPr>
      </w:pPr>
      <w:r>
        <w:rPr>
          <w:rFonts w:hint="eastAsia"/>
          <w:b/>
        </w:rPr>
        <w:t>表格 3-1</w:t>
      </w:r>
      <w:r>
        <w:rPr>
          <w:b/>
        </w:rPr>
        <w:t xml:space="preserve">  </w:t>
      </w:r>
      <w:r>
        <w:rPr>
          <w:rFonts w:hint="eastAsia"/>
          <w:b/>
        </w:rPr>
        <w:t>测序序列统计</w:t>
      </w:r>
    </w:p>
    <w:tbl>
      <w:tblPr>
        <w:tblStyle w:val="56"/>
        <w:tblW w:w="8335"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780"/>
        <w:gridCol w:w="2723"/>
        <w:gridCol w:w="2832"/>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atLeast"/>
          <w:jc w:val="center"/>
        </w:trPr>
        <w:tc>
          <w:tcPr>
            <w:tcW w:w="2780" w:type="dxa"/>
            <w:tcBorders>
              <w:bottom w:val="single" w:color="auto" w:sz="12" w:space="0"/>
              <w:right w:val="nil"/>
            </w:tcBorders>
            <w:shd w:val="clear" w:color="auto" w:fill="D9E2F3" w:themeFill="accent1" w:themeFillTint="33"/>
            <w:noWrap/>
            <w:vAlign w:val="center"/>
          </w:tcPr>
          <w:p>
            <w:pPr>
              <w:spacing w:line="276" w:lineRule="auto"/>
              <w:jc w:val="center"/>
              <w:rPr>
                <w:b w:val="0"/>
                <w:bCs/>
                <w:color w:val="auto"/>
              </w:rPr>
            </w:pPr>
            <w:r>
              <w:rPr>
                <w:rFonts w:hint="eastAsia"/>
                <w:b/>
                <w:bCs/>
                <w:color w:val="auto"/>
                <w:lang w:bidi="ar"/>
              </w:rPr>
              <w:t>Sample_ID</w:t>
            </w:r>
          </w:p>
        </w:tc>
        <w:tc>
          <w:tcPr>
            <w:tcW w:w="2723" w:type="dxa"/>
            <w:tcBorders>
              <w:bottom w:val="single" w:color="auto" w:sz="12" w:space="0"/>
            </w:tcBorders>
            <w:shd w:val="clear" w:color="auto" w:fill="D9E2F3" w:themeFill="accent1" w:themeFillTint="33"/>
            <w:noWrap/>
            <w:vAlign w:val="center"/>
          </w:tcPr>
          <w:p>
            <w:pPr>
              <w:spacing w:line="276" w:lineRule="auto"/>
              <w:jc w:val="center"/>
              <w:rPr>
                <w:b w:val="0"/>
                <w:bCs/>
                <w:color w:val="auto"/>
              </w:rPr>
            </w:pPr>
            <w:r>
              <w:rPr>
                <w:rFonts w:hint="eastAsia"/>
                <w:b/>
                <w:bCs/>
                <w:color w:val="auto"/>
                <w:lang w:bidi="ar"/>
              </w:rPr>
              <w:t>Rawdata_Reads</w:t>
            </w:r>
          </w:p>
        </w:tc>
        <w:tc>
          <w:tcPr>
            <w:tcW w:w="2832" w:type="dxa"/>
            <w:tcBorders>
              <w:bottom w:val="single" w:color="auto" w:sz="12" w:space="0"/>
            </w:tcBorders>
            <w:shd w:val="clear" w:color="auto" w:fill="D9E2F3" w:themeFill="accent1" w:themeFillTint="33"/>
            <w:noWrap/>
            <w:vAlign w:val="center"/>
          </w:tcPr>
          <w:p>
            <w:pPr>
              <w:spacing w:line="276" w:lineRule="auto"/>
              <w:jc w:val="center"/>
              <w:rPr>
                <w:b w:val="0"/>
                <w:bCs/>
                <w:color w:val="auto"/>
              </w:rPr>
            </w:pPr>
            <w:r>
              <w:rPr>
                <w:rFonts w:hint="eastAsia"/>
                <w:b/>
                <w:bCs/>
                <w:color w:val="auto"/>
                <w:lang w:bidi="ar"/>
              </w:rPr>
              <w:t>Cleandata_Reads</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atLeast"/>
          <w:jc w:val="center"/>
        </w:trPr>
        <w:tc>
          <w:tcPr>
            <w:tcW w:w="2780" w:type="dxa"/>
            <w:tcBorders>
              <w:top w:val="nil"/>
              <w:bottom w:val="nil"/>
              <w:right w:val="nil"/>
              <w:insideV w:val="nil"/>
            </w:tcBorders>
            <w:shd w:val="clear" w:color="auto" w:fill="FFFFFF" w:themeFill="background1"/>
            <w:noWrap/>
          </w:tcPr>
          <w:p>
            <w:pPr>
              <w:spacing w:line="276" w:lineRule="auto"/>
              <w:jc w:val="center"/>
              <w:rPr>
                <w:b/>
                <w:bCs/>
              </w:rPr>
            </w:pPr>
            <w:r>
              <w:rPr>
                <w:b/>
                <w:bCs/>
              </w:rPr>
              <w:t>M14-1</w:t>
            </w:r>
          </w:p>
        </w:tc>
        <w:tc>
          <w:tcPr>
            <w:tcW w:w="2723" w:type="dxa"/>
            <w:tcBorders>
              <w:top w:val="nil"/>
              <w:bottom w:val="nil"/>
            </w:tcBorders>
            <w:noWrap/>
          </w:tcPr>
          <w:p>
            <w:pPr>
              <w:spacing w:line="276" w:lineRule="auto"/>
              <w:jc w:val="center"/>
            </w:pPr>
            <w:r>
              <w:t xml:space="preserve">18441322 </w:t>
            </w:r>
            <w:del w:id="2" w:author="WuKong-315" w:date="2020-11-11T16:50:00Z">
              <w:r>
                <w:rPr/>
                <w:delText>bp</w:delText>
              </w:r>
            </w:del>
          </w:p>
        </w:tc>
        <w:tc>
          <w:tcPr>
            <w:tcW w:w="2832" w:type="dxa"/>
            <w:tcBorders>
              <w:top w:val="nil"/>
              <w:bottom w:val="nil"/>
            </w:tcBorders>
            <w:noWrap/>
            <w:vAlign w:val="center"/>
          </w:tcPr>
          <w:p>
            <w:pPr>
              <w:spacing w:line="276" w:lineRule="auto"/>
              <w:jc w:val="center"/>
            </w:pPr>
            <w:r>
              <w:t xml:space="preserve">18421701 </w:t>
            </w:r>
            <w:del w:id="3" w:author="WuKong-315" w:date="2020-11-11T16:54:00Z">
              <w:r>
                <w:rPr/>
                <w:delText xml:space="preserve">bp </w:delText>
              </w:r>
            </w:del>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atLeast"/>
          <w:jc w:val="center"/>
        </w:trPr>
        <w:tc>
          <w:tcPr>
            <w:tcW w:w="2780" w:type="dxa"/>
            <w:tcBorders>
              <w:top w:val="nil"/>
              <w:bottom w:val="nil"/>
              <w:right w:val="nil"/>
              <w:insideV w:val="nil"/>
            </w:tcBorders>
            <w:shd w:val="clear" w:color="auto" w:fill="FFFFFF" w:themeFill="background1"/>
            <w:noWrap/>
          </w:tcPr>
          <w:p>
            <w:pPr>
              <w:spacing w:line="276" w:lineRule="auto"/>
              <w:jc w:val="center"/>
              <w:rPr>
                <w:b/>
                <w:bCs/>
              </w:rPr>
            </w:pPr>
            <w:r>
              <w:rPr>
                <w:b/>
                <w:bCs/>
              </w:rPr>
              <w:t>M14-2</w:t>
            </w:r>
          </w:p>
        </w:tc>
        <w:tc>
          <w:tcPr>
            <w:tcW w:w="2723" w:type="dxa"/>
            <w:tcBorders>
              <w:top w:val="nil"/>
              <w:bottom w:val="nil"/>
            </w:tcBorders>
            <w:noWrap/>
          </w:tcPr>
          <w:p>
            <w:pPr>
              <w:spacing w:line="276" w:lineRule="auto"/>
              <w:jc w:val="center"/>
            </w:pPr>
            <w:r>
              <w:t>25280190</w:t>
            </w:r>
            <w:del w:id="4" w:author="WuKong-315" w:date="2020-11-11T16:54:00Z">
              <w:r>
                <w:rPr/>
                <w:delText xml:space="preserve"> bp</w:delText>
              </w:r>
            </w:del>
          </w:p>
        </w:tc>
        <w:tc>
          <w:tcPr>
            <w:tcW w:w="2832" w:type="dxa"/>
            <w:tcBorders>
              <w:top w:val="nil"/>
              <w:bottom w:val="nil"/>
            </w:tcBorders>
            <w:noWrap/>
            <w:vAlign w:val="center"/>
          </w:tcPr>
          <w:p>
            <w:pPr>
              <w:spacing w:line="276" w:lineRule="auto"/>
              <w:jc w:val="center"/>
            </w:pPr>
            <w:r>
              <w:t>25262904</w:t>
            </w:r>
            <w:del w:id="5" w:author="WuKong-315" w:date="2020-11-11T16:54:00Z">
              <w:r>
                <w:rPr/>
                <w:delText xml:space="preserve"> bp</w:delText>
              </w:r>
            </w:del>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atLeast"/>
          <w:jc w:val="center"/>
        </w:trPr>
        <w:tc>
          <w:tcPr>
            <w:tcW w:w="2780" w:type="dxa"/>
            <w:tcBorders>
              <w:top w:val="nil"/>
              <w:bottom w:val="nil"/>
              <w:right w:val="nil"/>
              <w:insideV w:val="nil"/>
            </w:tcBorders>
            <w:shd w:val="clear" w:color="auto" w:fill="FFFFFF" w:themeFill="background1"/>
            <w:noWrap/>
          </w:tcPr>
          <w:p>
            <w:pPr>
              <w:spacing w:line="276" w:lineRule="auto"/>
              <w:jc w:val="center"/>
              <w:rPr>
                <w:b/>
                <w:bCs/>
              </w:rPr>
            </w:pPr>
            <w:r>
              <w:rPr>
                <w:b/>
                <w:bCs/>
              </w:rPr>
              <w:t>M14-4</w:t>
            </w:r>
          </w:p>
        </w:tc>
        <w:tc>
          <w:tcPr>
            <w:tcW w:w="2723" w:type="dxa"/>
            <w:tcBorders>
              <w:top w:val="nil"/>
              <w:bottom w:val="nil"/>
            </w:tcBorders>
            <w:noWrap/>
          </w:tcPr>
          <w:p>
            <w:pPr>
              <w:spacing w:line="276" w:lineRule="auto"/>
              <w:jc w:val="center"/>
            </w:pPr>
            <w:r>
              <w:t>27157804</w:t>
            </w:r>
            <w:del w:id="6" w:author="WuKong-315" w:date="2020-11-11T16:54:00Z">
              <w:r>
                <w:rPr/>
                <w:delText xml:space="preserve"> bp</w:delText>
              </w:r>
            </w:del>
          </w:p>
        </w:tc>
        <w:tc>
          <w:tcPr>
            <w:tcW w:w="2832" w:type="dxa"/>
            <w:tcBorders>
              <w:top w:val="nil"/>
              <w:bottom w:val="nil"/>
            </w:tcBorders>
            <w:noWrap/>
            <w:vAlign w:val="center"/>
          </w:tcPr>
          <w:p>
            <w:pPr>
              <w:spacing w:line="276" w:lineRule="auto"/>
              <w:jc w:val="center"/>
            </w:pPr>
            <w:r>
              <w:t xml:space="preserve">27143443 </w:t>
            </w:r>
            <w:del w:id="7" w:author="WuKong-315" w:date="2020-11-11T16:54:00Z">
              <w:commentRangeStart w:id="0"/>
              <w:r>
                <w:rPr/>
                <w:delText>bp</w:delText>
              </w:r>
              <w:commentRangeEnd w:id="0"/>
            </w:del>
            <w:r>
              <w:rPr>
                <w:rStyle w:val="29"/>
              </w:rPr>
              <w:commentReference w:id="0"/>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atLeast"/>
          <w:jc w:val="center"/>
        </w:trPr>
        <w:tc>
          <w:tcPr>
            <w:tcW w:w="2780" w:type="dxa"/>
            <w:tcBorders>
              <w:top w:val="nil"/>
              <w:bottom w:val="nil"/>
              <w:right w:val="nil"/>
              <w:insideV w:val="nil"/>
            </w:tcBorders>
            <w:shd w:val="clear" w:color="auto" w:fill="FFFFFF" w:themeFill="background1"/>
            <w:noWrap/>
          </w:tcPr>
          <w:p>
            <w:pPr>
              <w:spacing w:line="276" w:lineRule="auto"/>
              <w:jc w:val="center"/>
              <w:rPr>
                <w:b/>
                <w:bCs/>
              </w:rPr>
            </w:pPr>
            <w:r>
              <w:rPr>
                <w:b/>
                <w:bCs/>
              </w:rPr>
              <w:t>M14-5</w:t>
            </w:r>
          </w:p>
        </w:tc>
        <w:tc>
          <w:tcPr>
            <w:tcW w:w="2723" w:type="dxa"/>
            <w:tcBorders>
              <w:top w:val="nil"/>
              <w:bottom w:val="nil"/>
            </w:tcBorders>
            <w:noWrap/>
          </w:tcPr>
          <w:p>
            <w:pPr>
              <w:spacing w:line="276" w:lineRule="auto"/>
              <w:jc w:val="center"/>
            </w:pPr>
            <w:r>
              <w:t>25381065</w:t>
            </w:r>
            <w:del w:id="8" w:author="WuKong-315" w:date="2020-11-11T16:54:00Z">
              <w:r>
                <w:rPr/>
                <w:delText xml:space="preserve"> bp</w:delText>
              </w:r>
            </w:del>
          </w:p>
        </w:tc>
        <w:tc>
          <w:tcPr>
            <w:tcW w:w="2832" w:type="dxa"/>
            <w:tcBorders>
              <w:top w:val="nil"/>
              <w:bottom w:val="nil"/>
            </w:tcBorders>
            <w:noWrap/>
            <w:vAlign w:val="center"/>
          </w:tcPr>
          <w:p>
            <w:pPr>
              <w:spacing w:line="276" w:lineRule="auto"/>
              <w:jc w:val="center"/>
            </w:pPr>
            <w:r>
              <w:t xml:space="preserve">25365910 </w:t>
            </w:r>
            <w:del w:id="9" w:author="WuKong-315" w:date="2020-11-11T16:54:00Z">
              <w:r>
                <w:rPr/>
                <w:delText>bp</w:delText>
              </w:r>
            </w:del>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atLeast"/>
          <w:jc w:val="center"/>
        </w:trPr>
        <w:tc>
          <w:tcPr>
            <w:tcW w:w="2780" w:type="dxa"/>
            <w:tcBorders>
              <w:top w:val="nil"/>
              <w:bottom w:val="nil"/>
              <w:right w:val="nil"/>
              <w:insideV w:val="nil"/>
            </w:tcBorders>
            <w:shd w:val="clear" w:color="auto" w:fill="FFFFFF" w:themeFill="background1"/>
            <w:noWrap/>
          </w:tcPr>
          <w:p>
            <w:pPr>
              <w:spacing w:line="276" w:lineRule="auto"/>
              <w:jc w:val="center"/>
              <w:rPr>
                <w:b/>
                <w:bCs/>
              </w:rPr>
            </w:pPr>
            <w:r>
              <w:rPr>
                <w:b/>
                <w:bCs/>
              </w:rPr>
              <w:t>M14-9</w:t>
            </w:r>
          </w:p>
        </w:tc>
        <w:tc>
          <w:tcPr>
            <w:tcW w:w="2723" w:type="dxa"/>
            <w:tcBorders>
              <w:top w:val="nil"/>
              <w:bottom w:val="nil"/>
            </w:tcBorders>
            <w:noWrap/>
          </w:tcPr>
          <w:p>
            <w:pPr>
              <w:spacing w:line="276" w:lineRule="auto"/>
              <w:jc w:val="center"/>
            </w:pPr>
            <w:r>
              <w:t>17883390</w:t>
            </w:r>
            <w:del w:id="10" w:author="WuKong-315" w:date="2020-11-11T16:54:00Z">
              <w:r>
                <w:rPr/>
                <w:delText xml:space="preserve"> bp</w:delText>
              </w:r>
            </w:del>
          </w:p>
        </w:tc>
        <w:tc>
          <w:tcPr>
            <w:tcW w:w="2832" w:type="dxa"/>
            <w:tcBorders>
              <w:top w:val="nil"/>
              <w:bottom w:val="nil"/>
            </w:tcBorders>
            <w:noWrap/>
            <w:vAlign w:val="center"/>
          </w:tcPr>
          <w:p>
            <w:pPr>
              <w:spacing w:line="276" w:lineRule="auto"/>
              <w:jc w:val="center"/>
            </w:pPr>
            <w:r>
              <w:t xml:space="preserve">17871739 </w:t>
            </w:r>
            <w:del w:id="11" w:author="WuKong-315" w:date="2020-11-11T16:54:00Z">
              <w:r>
                <w:rPr/>
                <w:delText>bp</w:delText>
              </w:r>
            </w:del>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atLeast"/>
          <w:jc w:val="center"/>
        </w:trPr>
        <w:tc>
          <w:tcPr>
            <w:tcW w:w="2780" w:type="dxa"/>
            <w:tcBorders>
              <w:top w:val="nil"/>
              <w:bottom w:val="nil"/>
              <w:right w:val="nil"/>
              <w:insideV w:val="nil"/>
            </w:tcBorders>
            <w:shd w:val="clear" w:color="auto" w:fill="FFFFFF" w:themeFill="background1"/>
            <w:noWrap/>
          </w:tcPr>
          <w:p>
            <w:pPr>
              <w:spacing w:line="276" w:lineRule="auto"/>
              <w:jc w:val="center"/>
              <w:rPr>
                <w:b/>
                <w:bCs/>
              </w:rPr>
            </w:pPr>
            <w:r>
              <w:rPr>
                <w:b/>
                <w:bCs/>
              </w:rPr>
              <w:t>M14-10</w:t>
            </w:r>
          </w:p>
        </w:tc>
        <w:tc>
          <w:tcPr>
            <w:tcW w:w="2723" w:type="dxa"/>
            <w:tcBorders>
              <w:top w:val="nil"/>
              <w:bottom w:val="nil"/>
            </w:tcBorders>
            <w:noWrap/>
          </w:tcPr>
          <w:p>
            <w:pPr>
              <w:spacing w:line="276" w:lineRule="auto"/>
              <w:jc w:val="center"/>
            </w:pPr>
            <w:r>
              <w:t xml:space="preserve">27629565 </w:t>
            </w:r>
            <w:del w:id="12" w:author="WuKong-315" w:date="2020-11-11T16:54:00Z">
              <w:r>
                <w:rPr/>
                <w:delText>bp</w:delText>
              </w:r>
            </w:del>
          </w:p>
        </w:tc>
        <w:tc>
          <w:tcPr>
            <w:tcW w:w="2832" w:type="dxa"/>
            <w:tcBorders>
              <w:top w:val="nil"/>
              <w:bottom w:val="nil"/>
            </w:tcBorders>
            <w:noWrap/>
            <w:vAlign w:val="center"/>
          </w:tcPr>
          <w:p>
            <w:pPr>
              <w:spacing w:line="276" w:lineRule="auto"/>
              <w:jc w:val="center"/>
            </w:pPr>
            <w:r>
              <w:t xml:space="preserve">27608473 </w:t>
            </w:r>
            <w:del w:id="13" w:author="WuKong-315" w:date="2020-11-11T16:54:00Z">
              <w:r>
                <w:rPr/>
                <w:delText>bp</w:delText>
              </w:r>
            </w:del>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atLeast"/>
          <w:jc w:val="center"/>
        </w:trPr>
        <w:tc>
          <w:tcPr>
            <w:tcW w:w="2780" w:type="dxa"/>
            <w:tcBorders>
              <w:top w:val="nil"/>
              <w:bottom w:val="nil"/>
              <w:right w:val="nil"/>
              <w:insideV w:val="nil"/>
            </w:tcBorders>
            <w:shd w:val="clear" w:color="auto" w:fill="FFFFFF" w:themeFill="background1"/>
            <w:noWrap/>
          </w:tcPr>
          <w:p>
            <w:pPr>
              <w:spacing w:line="276" w:lineRule="auto"/>
              <w:jc w:val="center"/>
              <w:rPr>
                <w:b/>
                <w:bCs/>
              </w:rPr>
            </w:pPr>
            <w:r>
              <w:rPr>
                <w:b/>
                <w:bCs/>
              </w:rPr>
              <w:t>M14-12</w:t>
            </w:r>
          </w:p>
        </w:tc>
        <w:tc>
          <w:tcPr>
            <w:tcW w:w="2723" w:type="dxa"/>
            <w:tcBorders>
              <w:top w:val="nil"/>
              <w:bottom w:val="nil"/>
            </w:tcBorders>
            <w:noWrap/>
          </w:tcPr>
          <w:p>
            <w:pPr>
              <w:spacing w:line="276" w:lineRule="auto"/>
              <w:jc w:val="center"/>
            </w:pPr>
            <w:r>
              <w:t xml:space="preserve">23982706 </w:t>
            </w:r>
            <w:del w:id="14" w:author="WuKong-315" w:date="2020-11-11T16:54:00Z">
              <w:r>
                <w:rPr/>
                <w:delText>bp</w:delText>
              </w:r>
            </w:del>
          </w:p>
        </w:tc>
        <w:tc>
          <w:tcPr>
            <w:tcW w:w="2832" w:type="dxa"/>
            <w:tcBorders>
              <w:top w:val="nil"/>
              <w:bottom w:val="nil"/>
            </w:tcBorders>
            <w:noWrap/>
            <w:vAlign w:val="center"/>
          </w:tcPr>
          <w:p>
            <w:pPr>
              <w:spacing w:line="276" w:lineRule="auto"/>
              <w:jc w:val="center"/>
            </w:pPr>
            <w:r>
              <w:t xml:space="preserve">23970878 </w:t>
            </w:r>
            <w:del w:id="15" w:author="WuKong-315" w:date="2020-11-11T16:54:00Z">
              <w:r>
                <w:rPr/>
                <w:delText>bp</w:delText>
              </w:r>
            </w:del>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atLeast"/>
          <w:jc w:val="center"/>
        </w:trPr>
        <w:tc>
          <w:tcPr>
            <w:tcW w:w="2780" w:type="dxa"/>
            <w:tcBorders>
              <w:top w:val="nil"/>
              <w:bottom w:val="nil"/>
              <w:right w:val="nil"/>
              <w:insideV w:val="nil"/>
            </w:tcBorders>
            <w:shd w:val="clear" w:color="auto" w:fill="FFFFFF" w:themeFill="background1"/>
            <w:noWrap/>
          </w:tcPr>
          <w:p>
            <w:pPr>
              <w:spacing w:line="276" w:lineRule="auto"/>
              <w:jc w:val="center"/>
              <w:rPr>
                <w:b/>
                <w:bCs/>
              </w:rPr>
            </w:pPr>
            <w:r>
              <w:rPr>
                <w:b/>
                <w:bCs/>
              </w:rPr>
              <w:t>M14-13</w:t>
            </w:r>
          </w:p>
        </w:tc>
        <w:tc>
          <w:tcPr>
            <w:tcW w:w="2723" w:type="dxa"/>
            <w:tcBorders>
              <w:top w:val="nil"/>
              <w:bottom w:val="nil"/>
            </w:tcBorders>
            <w:noWrap/>
          </w:tcPr>
          <w:p>
            <w:pPr>
              <w:spacing w:line="276" w:lineRule="auto"/>
              <w:jc w:val="center"/>
            </w:pPr>
            <w:r>
              <w:t xml:space="preserve">25744366 </w:t>
            </w:r>
            <w:del w:id="16" w:author="WuKong-315" w:date="2020-11-11T16:55:00Z">
              <w:r>
                <w:rPr/>
                <w:delText>bp</w:delText>
              </w:r>
            </w:del>
          </w:p>
        </w:tc>
        <w:tc>
          <w:tcPr>
            <w:tcW w:w="2832" w:type="dxa"/>
            <w:tcBorders>
              <w:top w:val="nil"/>
              <w:bottom w:val="nil"/>
            </w:tcBorders>
            <w:noWrap/>
            <w:vAlign w:val="center"/>
          </w:tcPr>
          <w:p>
            <w:pPr>
              <w:spacing w:line="276" w:lineRule="auto"/>
              <w:jc w:val="center"/>
            </w:pPr>
            <w:r>
              <w:t xml:space="preserve">25730037 </w:t>
            </w:r>
            <w:del w:id="17" w:author="WuKong-315" w:date="2020-11-11T16:55:00Z">
              <w:r>
                <w:rPr/>
                <w:delText>bp</w:delText>
              </w:r>
            </w:del>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atLeast"/>
          <w:jc w:val="center"/>
        </w:trPr>
        <w:tc>
          <w:tcPr>
            <w:tcW w:w="2780" w:type="dxa"/>
            <w:tcBorders>
              <w:top w:val="nil"/>
              <w:bottom w:val="nil"/>
              <w:right w:val="nil"/>
              <w:insideV w:val="nil"/>
            </w:tcBorders>
            <w:shd w:val="clear" w:color="auto" w:fill="FFFFFF" w:themeFill="background1"/>
            <w:noWrap/>
          </w:tcPr>
          <w:p>
            <w:pPr>
              <w:spacing w:line="276" w:lineRule="auto"/>
              <w:jc w:val="center"/>
              <w:rPr>
                <w:b/>
                <w:bCs/>
              </w:rPr>
            </w:pPr>
            <w:r>
              <w:rPr>
                <w:b/>
                <w:bCs/>
              </w:rPr>
              <w:t>M14-14</w:t>
            </w:r>
          </w:p>
        </w:tc>
        <w:tc>
          <w:tcPr>
            <w:tcW w:w="2723" w:type="dxa"/>
            <w:tcBorders>
              <w:top w:val="nil"/>
              <w:bottom w:val="nil"/>
            </w:tcBorders>
            <w:noWrap/>
          </w:tcPr>
          <w:p>
            <w:pPr>
              <w:spacing w:line="276" w:lineRule="auto"/>
              <w:jc w:val="center"/>
            </w:pPr>
            <w:r>
              <w:t xml:space="preserve">25664464 </w:t>
            </w:r>
            <w:del w:id="18" w:author="WuKong-315" w:date="2020-11-11T16:55:00Z">
              <w:r>
                <w:rPr/>
                <w:delText>bp</w:delText>
              </w:r>
            </w:del>
          </w:p>
        </w:tc>
        <w:tc>
          <w:tcPr>
            <w:tcW w:w="2832" w:type="dxa"/>
            <w:tcBorders>
              <w:top w:val="nil"/>
              <w:bottom w:val="nil"/>
            </w:tcBorders>
            <w:noWrap/>
            <w:vAlign w:val="center"/>
          </w:tcPr>
          <w:p>
            <w:pPr>
              <w:spacing w:line="276" w:lineRule="auto"/>
              <w:jc w:val="center"/>
            </w:pPr>
            <w:r>
              <w:t xml:space="preserve">25652861 </w:t>
            </w:r>
            <w:del w:id="19" w:author="WuKong-315" w:date="2020-11-11T16:55:00Z">
              <w:r>
                <w:rPr/>
                <w:delText>bp</w:delText>
              </w:r>
            </w:del>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atLeast"/>
          <w:jc w:val="center"/>
        </w:trPr>
        <w:tc>
          <w:tcPr>
            <w:tcW w:w="2780" w:type="dxa"/>
            <w:tcBorders>
              <w:top w:val="nil"/>
              <w:bottom w:val="single" w:color="auto" w:sz="12" w:space="0"/>
              <w:right w:val="nil"/>
              <w:insideV w:val="nil"/>
            </w:tcBorders>
            <w:shd w:val="clear" w:color="auto" w:fill="FFFFFF" w:themeFill="background1"/>
            <w:noWrap/>
          </w:tcPr>
          <w:p>
            <w:pPr>
              <w:spacing w:line="276" w:lineRule="auto"/>
              <w:jc w:val="center"/>
              <w:rPr>
                <w:b/>
                <w:bCs/>
              </w:rPr>
            </w:pPr>
            <w:r>
              <w:rPr>
                <w:b/>
                <w:bCs/>
              </w:rPr>
              <w:t>M14-15</w:t>
            </w:r>
          </w:p>
        </w:tc>
        <w:tc>
          <w:tcPr>
            <w:tcW w:w="2723" w:type="dxa"/>
            <w:tcBorders>
              <w:top w:val="nil"/>
              <w:bottom w:val="single" w:color="auto" w:sz="12" w:space="0"/>
            </w:tcBorders>
            <w:noWrap/>
          </w:tcPr>
          <w:p>
            <w:pPr>
              <w:spacing w:line="276" w:lineRule="auto"/>
              <w:jc w:val="center"/>
            </w:pPr>
            <w:r>
              <w:t xml:space="preserve">25176886 </w:t>
            </w:r>
            <w:del w:id="20" w:author="WuKong-315" w:date="2020-11-11T16:55:00Z">
              <w:r>
                <w:rPr/>
                <w:delText>bp</w:delText>
              </w:r>
            </w:del>
          </w:p>
        </w:tc>
        <w:tc>
          <w:tcPr>
            <w:tcW w:w="2832" w:type="dxa"/>
            <w:tcBorders>
              <w:top w:val="nil"/>
              <w:bottom w:val="single" w:color="auto" w:sz="12" w:space="0"/>
            </w:tcBorders>
            <w:noWrap/>
            <w:vAlign w:val="center"/>
          </w:tcPr>
          <w:p>
            <w:pPr>
              <w:spacing w:line="276" w:lineRule="auto"/>
              <w:jc w:val="center"/>
            </w:pPr>
            <w:r>
              <w:t xml:space="preserve">25143678 </w:t>
            </w:r>
            <w:del w:id="21" w:author="WuKong-315" w:date="2020-11-11T16:55:00Z">
              <w:r>
                <w:rPr/>
                <w:delText>bp</w:delText>
              </w:r>
            </w:del>
          </w:p>
        </w:tc>
      </w:tr>
    </w:tbl>
    <w:p>
      <w:pPr>
        <w:pStyle w:val="42"/>
        <w:spacing w:line="276" w:lineRule="auto"/>
        <w:ind w:firstLine="0"/>
        <w:rPr>
          <w:b/>
          <w:bCs/>
        </w:rPr>
      </w:pPr>
      <w:r>
        <w:rPr>
          <w:rFonts w:hint="eastAsia"/>
          <w:b/>
          <w:bCs/>
        </w:rPr>
        <w:t>备注：</w:t>
      </w:r>
    </w:p>
    <w:p>
      <w:pPr>
        <w:pStyle w:val="42"/>
        <w:numPr>
          <w:ilvl w:val="0"/>
          <w:numId w:val="4"/>
        </w:numPr>
        <w:spacing w:line="276" w:lineRule="auto"/>
        <w:rPr>
          <w:sz w:val="22"/>
          <w:szCs w:val="22"/>
        </w:rPr>
      </w:pPr>
      <w:r>
        <w:rPr>
          <w:rFonts w:hint="eastAsia"/>
          <w:sz w:val="22"/>
          <w:szCs w:val="22"/>
        </w:rPr>
        <w:t xml:space="preserve">Sample_ID：样本名 </w:t>
      </w:r>
      <w:r>
        <w:rPr>
          <w:sz w:val="22"/>
          <w:szCs w:val="22"/>
        </w:rPr>
        <w:t xml:space="preserve"> R1</w:t>
      </w:r>
      <w:r>
        <w:rPr>
          <w:rFonts w:hint="eastAsia"/>
          <w:sz w:val="22"/>
          <w:szCs w:val="22"/>
        </w:rPr>
        <w:t>、R</w:t>
      </w:r>
      <w:r>
        <w:rPr>
          <w:sz w:val="22"/>
          <w:szCs w:val="22"/>
        </w:rPr>
        <w:t>2</w:t>
      </w:r>
      <w:r>
        <w:rPr>
          <w:rFonts w:hint="eastAsia"/>
          <w:sz w:val="22"/>
          <w:szCs w:val="22"/>
        </w:rPr>
        <w:t>为双端原始数据。</w:t>
      </w:r>
    </w:p>
    <w:p>
      <w:pPr>
        <w:pStyle w:val="42"/>
        <w:numPr>
          <w:ilvl w:val="0"/>
          <w:numId w:val="4"/>
        </w:numPr>
        <w:spacing w:line="276" w:lineRule="auto"/>
        <w:rPr>
          <w:sz w:val="22"/>
          <w:szCs w:val="22"/>
        </w:rPr>
      </w:pPr>
      <w:r>
        <w:rPr>
          <w:rFonts w:hint="eastAsia"/>
          <w:sz w:val="22"/>
          <w:szCs w:val="22"/>
        </w:rPr>
        <w:t>Rawdata Reads：原始下机数据的reads数</w:t>
      </w:r>
    </w:p>
    <w:p>
      <w:pPr>
        <w:pStyle w:val="42"/>
        <w:numPr>
          <w:ilvl w:val="0"/>
          <w:numId w:val="4"/>
        </w:numPr>
        <w:spacing w:line="276" w:lineRule="auto"/>
        <w:rPr>
          <w:sz w:val="22"/>
          <w:szCs w:val="22"/>
        </w:rPr>
      </w:pPr>
      <w:r>
        <w:rPr>
          <w:rFonts w:hint="eastAsia"/>
          <w:sz w:val="22"/>
          <w:szCs w:val="22"/>
        </w:rPr>
        <w:t>Cleandata Reads：有效数据的reads数，去除adapter</w:t>
      </w:r>
    </w:p>
    <w:p/>
    <w:p>
      <w:pPr>
        <w:ind w:firstLine="566" w:firstLineChars="236"/>
        <w:rPr>
          <w:rFonts w:ascii="Cambria" w:hAnsi="Cambria"/>
        </w:rPr>
      </w:pPr>
      <w:r>
        <w:rPr>
          <w:rFonts w:hint="eastAsia" w:ascii="Cambria" w:hAnsi="Cambria"/>
        </w:rPr>
        <w:t>测序结果以fastq格式储存，它包括序列的碱基组成信息以及其对应的序列质量信息，双端测序(pair-end)会分为两个Reads文件：_</w:t>
      </w:r>
      <w:r>
        <w:rPr>
          <w:rFonts w:ascii="Cambria" w:hAnsi="Cambria"/>
        </w:rPr>
        <w:t>R</w:t>
      </w:r>
      <w:r>
        <w:rPr>
          <w:rFonts w:hint="eastAsia" w:ascii="Cambria" w:hAnsi="Cambria"/>
        </w:rPr>
        <w:t>1,_</w:t>
      </w:r>
      <w:r>
        <w:rPr>
          <w:rFonts w:ascii="Cambria" w:hAnsi="Cambria"/>
        </w:rPr>
        <w:t>R</w:t>
      </w:r>
      <w:r>
        <w:rPr>
          <w:rFonts w:hint="eastAsia" w:ascii="Cambria" w:hAnsi="Cambria"/>
        </w:rPr>
        <w:t>2两个文件。</w:t>
      </w:r>
    </w:p>
    <w:p>
      <w:pPr>
        <w:rPr>
          <w:kern w:val="0"/>
        </w:rPr>
      </w:pPr>
      <w:r>
        <w:rPr>
          <w:kern w:val="0"/>
        </w:rPr>
        <w:drawing>
          <wp:inline distT="0" distB="0" distL="0" distR="0">
            <wp:extent cx="5154295" cy="908685"/>
            <wp:effectExtent l="0" t="0" r="8255" b="5715"/>
            <wp:docPr id="3" name="图片 11" descr="C:\Users\Somnus\AppData\Local\Temp\15083129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1" descr="C:\Users\Somnus\AppData\Local\Temp\1508312936(1).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a:xfrm>
                      <a:off x="0" y="0"/>
                      <a:ext cx="5154295" cy="908685"/>
                    </a:xfrm>
                    <a:prstGeom prst="rect">
                      <a:avLst/>
                    </a:prstGeom>
                  </pic:spPr>
                </pic:pic>
              </a:graphicData>
            </a:graphic>
          </wp:inline>
        </w:drawing>
      </w:r>
    </w:p>
    <w:p>
      <w:pPr>
        <w:ind w:left="480" w:leftChars="200"/>
      </w:pPr>
      <w:r>
        <w:rPr>
          <w:rFonts w:hint="eastAsia"/>
        </w:rPr>
        <w:t>第一行：reads名称，以@开头，后为Illumina测序标识别符和描述信息；</w:t>
      </w:r>
    </w:p>
    <w:p>
      <w:pPr>
        <w:ind w:left="480" w:leftChars="200"/>
      </w:pPr>
      <w:r>
        <w:rPr>
          <w:rFonts w:hint="eastAsia"/>
        </w:rPr>
        <w:t>第二行：碱基序列；</w:t>
      </w:r>
    </w:p>
    <w:p>
      <w:pPr>
        <w:ind w:left="480" w:leftChars="200"/>
      </w:pPr>
      <w:r>
        <w:rPr>
          <w:rFonts w:hint="eastAsia"/>
        </w:rPr>
        <w:t>第三行：以+开头，存储与第一行相同的信息或为缺省值；</w:t>
      </w:r>
    </w:p>
    <w:p>
      <w:pPr>
        <w:ind w:left="480" w:leftChars="200"/>
      </w:pPr>
      <w:r>
        <w:rPr>
          <w:rFonts w:hint="eastAsia"/>
        </w:rPr>
        <w:t>第四行：碱基的测序质量值，该行字符为第二行对应碱基的质量值加上33后转换为ASCII码，逆向转化即可直观得到每个碱基的质量信息。</w:t>
      </w:r>
    </w:p>
    <w:p>
      <w:pPr>
        <w:ind w:firstLine="480"/>
      </w:pPr>
      <w:r>
        <w:rPr>
          <w:rFonts w:hint="eastAsia"/>
        </w:rPr>
        <w:t>我们使用fastqc软件对测序数据进行质控，输出的主要结果如图3-1。横坐标代表序列的碱基位置，纵坐标代表该碱基位置的质量分数分布，分数越高（绿色区域）表示测序质量越好，可靠性更高。详见附件“\</w:t>
      </w:r>
      <w:r>
        <w:t>phase1-fastqc</w:t>
      </w:r>
      <w:r>
        <w:rPr>
          <w:rFonts w:hint="eastAsia"/>
        </w:rPr>
        <w:t>”。</w:t>
      </w:r>
    </w:p>
    <w:p>
      <w:pPr>
        <w:jc w:val="center"/>
      </w:pPr>
      <w:r>
        <w:drawing>
          <wp:inline distT="0" distB="0" distL="0" distR="0">
            <wp:extent cx="5274310" cy="385889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9"/>
                    <a:stretch>
                      <a:fillRect/>
                    </a:stretch>
                  </pic:blipFill>
                  <pic:spPr>
                    <a:xfrm>
                      <a:off x="0" y="0"/>
                      <a:ext cx="5274310" cy="3858895"/>
                    </a:xfrm>
                    <a:prstGeom prst="rect">
                      <a:avLst/>
                    </a:prstGeom>
                  </pic:spPr>
                </pic:pic>
              </a:graphicData>
            </a:graphic>
          </wp:inline>
        </w:drawing>
      </w:r>
    </w:p>
    <w:p>
      <w:pPr>
        <w:spacing w:before="120" w:after="120"/>
        <w:jc w:val="center"/>
        <w:rPr>
          <w:b/>
        </w:rPr>
      </w:pPr>
      <w:r>
        <w:rPr>
          <w:rFonts w:hint="eastAsia"/>
          <w:b/>
        </w:rPr>
        <w:t xml:space="preserve">图 3-1 </w:t>
      </w:r>
      <w:r>
        <w:rPr>
          <w:b/>
        </w:rPr>
        <w:t xml:space="preserve"> </w:t>
      </w:r>
      <w:r>
        <w:rPr>
          <w:rFonts w:hint="eastAsia"/>
          <w:b/>
        </w:rPr>
        <w:t>Quality scores Per base sequence quality</w:t>
      </w:r>
    </w:p>
    <w:p>
      <w:pPr>
        <w:widowControl/>
        <w:spacing w:line="240" w:lineRule="auto"/>
        <w:rPr>
          <w:ins w:id="22" w:author="WuKong-315" w:date="2020-11-11T16:56:00Z"/>
        </w:rPr>
      </w:pPr>
      <w:ins w:id="23" w:author="WuKong-315" w:date="2020-11-11T16:56:00Z">
        <w:r>
          <w:rPr/>
          <w:br w:type="page"/>
        </w:r>
      </w:ins>
    </w:p>
    <w:p>
      <w:pPr>
        <w:rPr>
          <w:del w:id="24" w:author="WuKong-315" w:date="2020-11-11T16:56:00Z"/>
        </w:rPr>
      </w:pPr>
      <w:ins w:id="25" w:author="WuKong-315" w:date="2020-11-11T16:56:00Z">
        <w:r>
          <w:rPr>
            <w:rStyle w:val="29"/>
          </w:rPr>
          <w:commentReference w:id="1"/>
        </w:r>
      </w:ins>
    </w:p>
    <w:bookmarkEnd w:id="4"/>
    <w:bookmarkEnd w:id="5"/>
    <w:bookmarkEnd w:id="6"/>
    <w:p>
      <w:pPr>
        <w:spacing w:after="120"/>
        <w:outlineLvl w:val="1"/>
        <w:rPr>
          <w:b/>
          <w:bCs/>
        </w:rPr>
      </w:pPr>
      <w:bookmarkStart w:id="16" w:name="_Toc499670182"/>
      <w:bookmarkStart w:id="17" w:name="_Toc9971318"/>
      <w:bookmarkStart w:id="18" w:name="_Toc19238"/>
      <w:bookmarkStart w:id="19" w:name="_Toc50386434"/>
      <w:r>
        <w:rPr>
          <w:b/>
          <w:bCs/>
        </w:rPr>
        <w:t>3.3 RNA-seq主要结果展示</w:t>
      </w:r>
      <w:bookmarkEnd w:id="16"/>
      <w:bookmarkEnd w:id="17"/>
      <w:bookmarkEnd w:id="18"/>
      <w:bookmarkEnd w:id="19"/>
    </w:p>
    <w:p>
      <w:pPr>
        <w:rPr>
          <w:rFonts w:hint="eastAsia"/>
          <w:b/>
        </w:rPr>
      </w:pPr>
      <w:bookmarkStart w:id="20" w:name="_Toc485718962"/>
      <w:bookmarkStart w:id="21" w:name="_Toc499670186"/>
      <w:bookmarkStart w:id="22" w:name="_Toc14897"/>
      <w:bookmarkStart w:id="23" w:name="_Toc9971319"/>
      <w:r>
        <w:rPr>
          <w:rFonts w:hint="eastAsia"/>
          <w:b/>
        </w:rPr>
        <w:t>3</w:t>
      </w:r>
      <w:r>
        <w:rPr>
          <w:b/>
        </w:rPr>
        <w:t>.3</w:t>
      </w:r>
      <w:r>
        <w:rPr>
          <w:rFonts w:hint="eastAsia"/>
          <w:b/>
        </w:rPr>
        <w:t>.1</w:t>
      </w:r>
      <w:r>
        <w:rPr>
          <w:b/>
        </w:rPr>
        <w:t xml:space="preserve"> 参考序列比对</w:t>
      </w:r>
      <w:bookmarkEnd w:id="20"/>
      <w:r>
        <w:rPr>
          <w:b/>
        </w:rPr>
        <w:t>(Reads Mapping)</w:t>
      </w:r>
      <w:del w:id="26" w:author="WuKong-315" w:date="2020-11-11T16:58:00Z">
        <w:r>
          <w:rPr>
            <w:b/>
          </w:rPr>
          <w:delText>统计</w:delText>
        </w:r>
        <w:bookmarkEnd w:id="21"/>
        <w:bookmarkEnd w:id="22"/>
        <w:bookmarkEnd w:id="23"/>
      </w:del>
    </w:p>
    <w:p>
      <w:pPr>
        <w:ind w:firstLine="480"/>
      </w:pPr>
      <w:r>
        <w:rPr>
          <w:rFonts w:hint="eastAsia"/>
        </w:rPr>
        <w:t>将Reads与参考序列</w:t>
      </w:r>
      <w:del w:id="27" w:author="WuKong-315" w:date="2020-11-11T16:58:00Z">
        <w:r>
          <w:rPr>
            <w:rFonts w:hint="eastAsia"/>
          </w:rPr>
          <w:delText>进行</w:delText>
        </w:r>
      </w:del>
      <w:r>
        <w:rPr>
          <w:rFonts w:hint="eastAsia"/>
        </w:rPr>
        <w:t>比对，</w:t>
      </w:r>
      <w:del w:id="28" w:author="WuKong-315" w:date="2020-11-11T16:58:00Z">
        <w:r>
          <w:rPr>
            <w:rFonts w:hint="eastAsia"/>
          </w:rPr>
          <w:delText>我们可以对测序数据的</w:delText>
        </w:r>
      </w:del>
      <w:ins w:id="29" w:author="WuKong-315" w:date="2020-11-11T16:58:00Z">
        <w:r>
          <w:rPr>
            <w:rFonts w:hint="eastAsia"/>
          </w:rPr>
          <w:t>并对</w:t>
        </w:r>
      </w:ins>
      <w:r>
        <w:rPr>
          <w:rFonts w:hint="eastAsia"/>
        </w:rPr>
        <w:t>比对情况进行</w:t>
      </w:r>
      <w:del w:id="30" w:author="WuKong-315" w:date="2020-11-11T16:58:00Z">
        <w:r>
          <w:rPr>
            <w:rFonts w:hint="eastAsia"/>
          </w:rPr>
          <w:delText>详细的</w:delText>
        </w:r>
      </w:del>
      <w:r>
        <w:rPr>
          <w:rFonts w:hint="eastAsia"/>
        </w:rPr>
        <w:t>统计，</w:t>
      </w:r>
      <w:ins w:id="31" w:author="WuKong-315" w:date="2020-11-11T16:59:00Z">
        <w:r>
          <w:rPr>
            <w:rFonts w:hint="eastAsia"/>
          </w:rPr>
          <w:t>整体评估测序数据，</w:t>
        </w:r>
      </w:ins>
      <w:ins w:id="32" w:author="WuKong-315" w:date="2020-11-11T17:00:00Z">
        <w:r>
          <w:rPr>
            <w:rFonts w:hint="eastAsia"/>
          </w:rPr>
          <w:t>评估</w:t>
        </w:r>
      </w:ins>
      <w:ins w:id="33" w:author="WuKong-315" w:date="2020-11-11T16:59:00Z">
        <w:r>
          <w:rPr>
            <w:rFonts w:hint="eastAsia"/>
          </w:rPr>
          <w:t>参考基因组是否合适</w:t>
        </w:r>
      </w:ins>
      <w:del w:id="34" w:author="WuKong-315" w:date="2020-11-11T17:00:00Z">
        <w:r>
          <w:rPr>
            <w:rFonts w:hint="eastAsia"/>
          </w:rPr>
          <w:delText>以便对参考序列选取以及测序数据比对结果是否合理进行整体的评价</w:delText>
        </w:r>
      </w:del>
      <w:r>
        <w:rPr>
          <w:rFonts w:hint="eastAsia"/>
        </w:rPr>
        <w:t>。</w:t>
      </w:r>
      <w:r>
        <w:t>Reads mapping主要检验特异性回帖比例（unique mapped reads），特异性回帖率越高代表数据质量越好。</w:t>
      </w:r>
      <w:r>
        <w:rPr>
          <w:rFonts w:hint="eastAsia"/>
        </w:rPr>
        <w:t>分析</w:t>
      </w:r>
      <w:del w:id="35" w:author="WuKong-315" w:date="2020-11-11T17:01:00Z">
        <w:r>
          <w:rPr>
            <w:rFonts w:hint="eastAsia"/>
          </w:rPr>
          <w:delText>软件</w:delText>
        </w:r>
      </w:del>
      <w:r>
        <w:rPr>
          <w:rFonts w:hint="eastAsia"/>
        </w:rPr>
        <w:t>采用主流软件STAR，</w:t>
      </w:r>
      <w:del w:id="36" w:author="WuKong-315" w:date="2020-11-11T17:02:00Z">
        <w:r>
          <w:rPr>
            <w:rFonts w:hint="eastAsia"/>
          </w:rPr>
          <w:delText>主要</w:delText>
        </w:r>
      </w:del>
      <w:r>
        <w:rPr>
          <w:rFonts w:hint="eastAsia"/>
        </w:rPr>
        <w:t>进行两步分析：将读长完整的回贴到参考基因组；将第一步不能回贴的RNA读长拆分，进行回贴。</w:t>
      </w:r>
    </w:p>
    <w:p>
      <w:pPr>
        <w:jc w:val="center"/>
      </w:pPr>
      <w:r>
        <w:drawing>
          <wp:inline distT="0" distB="0" distL="0" distR="0">
            <wp:extent cx="2761615" cy="2087880"/>
            <wp:effectExtent l="0" t="0" r="635" b="762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61999" cy="2088000"/>
                    </a:xfrm>
                    <a:prstGeom prst="rect">
                      <a:avLst/>
                    </a:prstGeom>
                  </pic:spPr>
                </pic:pic>
              </a:graphicData>
            </a:graphic>
          </wp:inline>
        </w:drawing>
      </w:r>
    </w:p>
    <w:p>
      <w:pPr>
        <w:spacing w:before="120" w:after="120"/>
        <w:jc w:val="center"/>
      </w:pPr>
      <w:r>
        <w:rPr>
          <w:rFonts w:hint="eastAsia"/>
          <w:b/>
        </w:rPr>
        <w:t>图 3-</w:t>
      </w:r>
      <w:r>
        <w:rPr>
          <w:b/>
        </w:rPr>
        <w:t>2</w:t>
      </w:r>
      <w:r>
        <w:rPr>
          <w:rFonts w:hint="eastAsia"/>
          <w:b/>
        </w:rPr>
        <w:t xml:space="preserve"> </w:t>
      </w:r>
      <w:r>
        <w:rPr>
          <w:b/>
        </w:rPr>
        <w:t xml:space="preserve"> </w:t>
      </w:r>
      <w:r>
        <w:rPr>
          <w:rFonts w:hint="eastAsia"/>
          <w:b/>
        </w:rPr>
        <w:t>数据回帖分析流程</w:t>
      </w:r>
    </w:p>
    <w:p>
      <w:pPr>
        <w:spacing w:before="120" w:after="120"/>
        <w:jc w:val="center"/>
        <w:rPr>
          <w:b/>
        </w:rPr>
      </w:pPr>
      <w:r>
        <w:rPr>
          <w:b/>
        </w:rPr>
        <w:t>表</w:t>
      </w:r>
      <w:r>
        <w:rPr>
          <w:rFonts w:hint="eastAsia"/>
          <w:b/>
        </w:rPr>
        <w:t>3-</w:t>
      </w:r>
      <w:r>
        <w:rPr>
          <w:b/>
        </w:rPr>
        <w:t>2  参考序列比对结果</w:t>
      </w:r>
      <w:del w:id="37" w:author="WuKong-315" w:date="2020-11-11T17:04:00Z">
        <w:commentRangeStart w:id="2"/>
        <w:r>
          <w:rPr>
            <w:b/>
          </w:rPr>
          <w:delText>统计</w:delText>
        </w:r>
        <w:commentRangeEnd w:id="2"/>
      </w:del>
      <w:r>
        <w:rPr>
          <w:rStyle w:val="29"/>
        </w:rPr>
        <w:commentReference w:id="2"/>
      </w:r>
    </w:p>
    <w:tbl>
      <w:tblPr>
        <w:tblStyle w:val="23"/>
        <w:tblW w:w="8307" w:type="dxa"/>
        <w:tblInd w:w="0" w:type="dxa"/>
        <w:tblLayout w:type="autofit"/>
        <w:tblCellMar>
          <w:top w:w="0" w:type="dxa"/>
          <w:left w:w="108" w:type="dxa"/>
          <w:bottom w:w="0" w:type="dxa"/>
          <w:right w:w="108" w:type="dxa"/>
        </w:tblCellMar>
        <w:tblPrChange w:id="38" w:author="WuKong-315" w:date="2020-11-11T17:03:00Z">
          <w:tblPr>
            <w:tblStyle w:val="23"/>
            <w:tblW w:w="7256" w:type="dxa"/>
            <w:tblInd w:w="0" w:type="dxa"/>
            <w:tblLayout w:type="autofit"/>
            <w:tblCellMar>
              <w:top w:w="0" w:type="dxa"/>
              <w:left w:w="108" w:type="dxa"/>
              <w:bottom w:w="0" w:type="dxa"/>
              <w:right w:w="108" w:type="dxa"/>
            </w:tblCellMar>
          </w:tblPr>
        </w:tblPrChange>
      </w:tblPr>
      <w:tblGrid>
        <w:gridCol w:w="2936"/>
        <w:gridCol w:w="1117"/>
        <w:gridCol w:w="1117"/>
        <w:gridCol w:w="1117"/>
        <w:gridCol w:w="1117"/>
        <w:gridCol w:w="1118"/>
        <w:tblGridChange w:id="39">
          <w:tblGrid>
            <w:gridCol w:w="2856"/>
            <w:gridCol w:w="1090"/>
            <w:gridCol w:w="1090"/>
            <w:gridCol w:w="1090"/>
            <w:gridCol w:w="1090"/>
            <w:gridCol w:w="1090"/>
          </w:tblGrid>
        </w:tblGridChange>
      </w:tblGrid>
      <w:tr>
        <w:tblPrEx>
          <w:tblCellMar>
            <w:top w:w="0" w:type="dxa"/>
            <w:left w:w="108" w:type="dxa"/>
            <w:bottom w:w="0" w:type="dxa"/>
            <w:right w:w="108" w:type="dxa"/>
          </w:tblCellMar>
          <w:tblPrExChange w:id="40" w:author="WuKong-315" w:date="2020-11-11T17:03:00Z">
            <w:tblPrEx>
              <w:tblCellMar>
                <w:top w:w="0" w:type="dxa"/>
                <w:left w:w="108" w:type="dxa"/>
                <w:bottom w:w="0" w:type="dxa"/>
                <w:right w:w="108" w:type="dxa"/>
              </w:tblCellMar>
            </w:tblPrEx>
          </w:tblPrExChange>
        </w:tblPrEx>
        <w:trPr>
          <w:trHeight w:val="454" w:hRule="atLeast"/>
          <w:trPrChange w:id="40" w:author="WuKong-315" w:date="2020-11-11T17:03:00Z">
            <w:trPr>
              <w:trHeight w:val="330" w:hRule="atLeast"/>
            </w:trPr>
          </w:trPrChange>
        </w:trPr>
        <w:tc>
          <w:tcPr>
            <w:tcW w:w="3114" w:type="dxa"/>
            <w:tcBorders>
              <w:top w:val="single" w:color="auto" w:sz="18" w:space="0"/>
              <w:bottom w:val="single" w:color="auto" w:sz="18" w:space="0"/>
            </w:tcBorders>
            <w:shd w:val="clear" w:color="auto" w:fill="D9E2F3" w:themeFill="accent1" w:themeFillTint="33"/>
            <w:noWrap/>
            <w:vAlign w:val="center"/>
            <w:tcPrChange w:id="41" w:author="WuKong-315" w:date="2020-11-11T17:03:00Z">
              <w:tcPr>
                <w:tcW w:w="3114" w:type="dxa"/>
                <w:tcBorders>
                  <w:top w:val="single" w:color="auto" w:sz="18" w:space="0"/>
                  <w:bottom w:val="single" w:color="auto" w:sz="18" w:space="0"/>
                </w:tcBorders>
                <w:shd w:val="clear" w:color="000000" w:fill="B4C6E7"/>
                <w:noWrap/>
                <w:vAlign w:val="bottom"/>
              </w:tcPr>
            </w:tcPrChange>
          </w:tcPr>
          <w:p>
            <w:pPr>
              <w:widowControl w:val="0"/>
              <w:spacing w:line="240" w:lineRule="auto"/>
              <w:jc w:val="center"/>
              <w:rPr>
                <w:b/>
                <w:rPrChange w:id="43" w:author="WuKong-315" w:date="2020-11-11T17:03:00Z">
                  <w:rPr/>
                </w:rPrChange>
              </w:rPr>
              <w:pPrChange w:id="42" w:author="WuKong-315" w:date="2020-11-11T17:03:00Z">
                <w:pPr>
                  <w:widowControl/>
                  <w:spacing w:line="240" w:lineRule="auto"/>
                  <w:jc w:val="center"/>
                </w:pPr>
              </w:pPrChange>
            </w:pPr>
            <w:r>
              <w:rPr>
                <w:rFonts w:hint="eastAsia"/>
                <w:b/>
                <w:rPrChange w:id="44" w:author="WuKong-315" w:date="2020-11-11T17:03:00Z">
                  <w:rPr>
                    <w:rFonts w:hint="eastAsia"/>
                  </w:rPr>
                </w:rPrChange>
              </w:rPr>
              <w:t>Sample</w:t>
            </w:r>
          </w:p>
        </w:tc>
        <w:tc>
          <w:tcPr>
            <w:tcW w:w="975" w:type="dxa"/>
            <w:tcBorders>
              <w:top w:val="single" w:color="auto" w:sz="18" w:space="0"/>
              <w:bottom w:val="single" w:color="auto" w:sz="18" w:space="0"/>
            </w:tcBorders>
            <w:shd w:val="clear" w:color="auto" w:fill="D9E2F3" w:themeFill="accent1" w:themeFillTint="33"/>
            <w:vAlign w:val="center"/>
            <w:tcPrChange w:id="45" w:author="WuKong-315" w:date="2020-11-11T17:03:00Z">
              <w:tcPr>
                <w:tcW w:w="975" w:type="dxa"/>
                <w:tcBorders>
                  <w:top w:val="single" w:color="auto" w:sz="18" w:space="0"/>
                  <w:bottom w:val="single" w:color="auto" w:sz="18" w:space="0"/>
                </w:tcBorders>
                <w:shd w:val="clear" w:color="000000" w:fill="D9E2F3"/>
                <w:vAlign w:val="center"/>
              </w:tcPr>
            </w:tcPrChange>
          </w:tcPr>
          <w:p>
            <w:pPr>
              <w:widowControl w:val="0"/>
              <w:spacing w:line="240" w:lineRule="auto"/>
              <w:jc w:val="center"/>
              <w:rPr>
                <w:b/>
                <w:rPrChange w:id="47" w:author="WuKong-315" w:date="2020-11-11T17:03:00Z">
                  <w:rPr/>
                </w:rPrChange>
              </w:rPr>
              <w:pPrChange w:id="46" w:author="WuKong-315" w:date="2020-11-11T17:03:00Z">
                <w:pPr>
                  <w:widowControl/>
                  <w:spacing w:line="240" w:lineRule="auto"/>
                  <w:jc w:val="center"/>
                </w:pPr>
              </w:pPrChange>
            </w:pPr>
            <w:r>
              <w:rPr>
                <w:rFonts w:hint="eastAsia"/>
                <w:b/>
                <w:rPrChange w:id="48" w:author="WuKong-315" w:date="2020-11-11T17:03:00Z">
                  <w:rPr>
                    <w:rFonts w:hint="eastAsia"/>
                  </w:rPr>
                </w:rPrChange>
              </w:rPr>
              <w:t>M</w:t>
            </w:r>
            <w:r>
              <w:rPr>
                <w:b/>
                <w:rPrChange w:id="49" w:author="WuKong-315" w:date="2020-11-11T17:03:00Z">
                  <w:rPr/>
                </w:rPrChange>
              </w:rPr>
              <w:t>14-1</w:t>
            </w:r>
          </w:p>
        </w:tc>
        <w:tc>
          <w:tcPr>
            <w:tcW w:w="975" w:type="dxa"/>
            <w:tcBorders>
              <w:top w:val="single" w:color="auto" w:sz="18" w:space="0"/>
              <w:bottom w:val="single" w:color="auto" w:sz="18" w:space="0"/>
            </w:tcBorders>
            <w:shd w:val="clear" w:color="auto" w:fill="D9E2F3" w:themeFill="accent1" w:themeFillTint="33"/>
            <w:vAlign w:val="center"/>
            <w:tcPrChange w:id="50" w:author="WuKong-315" w:date="2020-11-11T17:03:00Z">
              <w:tcPr>
                <w:tcW w:w="975" w:type="dxa"/>
                <w:tcBorders>
                  <w:top w:val="single" w:color="auto" w:sz="18" w:space="0"/>
                  <w:bottom w:val="single" w:color="auto" w:sz="18" w:space="0"/>
                </w:tcBorders>
                <w:shd w:val="clear" w:color="000000" w:fill="D9E2F3"/>
                <w:vAlign w:val="center"/>
              </w:tcPr>
            </w:tcPrChange>
          </w:tcPr>
          <w:p>
            <w:pPr>
              <w:widowControl w:val="0"/>
              <w:spacing w:line="240" w:lineRule="auto"/>
              <w:jc w:val="center"/>
              <w:rPr>
                <w:b/>
                <w:rPrChange w:id="52" w:author="WuKong-315" w:date="2020-11-11T17:03:00Z">
                  <w:rPr/>
                </w:rPrChange>
              </w:rPr>
              <w:pPrChange w:id="51" w:author="WuKong-315" w:date="2020-11-11T17:03:00Z">
                <w:pPr>
                  <w:widowControl/>
                  <w:spacing w:line="240" w:lineRule="auto"/>
                  <w:jc w:val="center"/>
                </w:pPr>
              </w:pPrChange>
            </w:pPr>
            <w:r>
              <w:rPr>
                <w:rFonts w:hint="eastAsia"/>
                <w:b/>
                <w:rPrChange w:id="53" w:author="WuKong-315" w:date="2020-11-11T17:03:00Z">
                  <w:rPr>
                    <w:rFonts w:hint="eastAsia"/>
                  </w:rPr>
                </w:rPrChange>
              </w:rPr>
              <w:t>M</w:t>
            </w:r>
            <w:r>
              <w:rPr>
                <w:b/>
                <w:rPrChange w:id="54" w:author="WuKong-315" w:date="2020-11-11T17:03:00Z">
                  <w:rPr/>
                </w:rPrChange>
              </w:rPr>
              <w:t>14-2</w:t>
            </w:r>
          </w:p>
        </w:tc>
        <w:tc>
          <w:tcPr>
            <w:tcW w:w="975" w:type="dxa"/>
            <w:tcBorders>
              <w:top w:val="single" w:color="auto" w:sz="18" w:space="0"/>
              <w:bottom w:val="single" w:color="auto" w:sz="18" w:space="0"/>
            </w:tcBorders>
            <w:shd w:val="clear" w:color="auto" w:fill="D9E2F3" w:themeFill="accent1" w:themeFillTint="33"/>
            <w:vAlign w:val="center"/>
            <w:tcPrChange w:id="55" w:author="WuKong-315" w:date="2020-11-11T17:03:00Z">
              <w:tcPr>
                <w:tcW w:w="975" w:type="dxa"/>
                <w:tcBorders>
                  <w:top w:val="single" w:color="auto" w:sz="18" w:space="0"/>
                  <w:bottom w:val="single" w:color="auto" w:sz="18" w:space="0"/>
                </w:tcBorders>
                <w:shd w:val="clear" w:color="000000" w:fill="D9E2F3"/>
                <w:vAlign w:val="center"/>
              </w:tcPr>
            </w:tcPrChange>
          </w:tcPr>
          <w:p>
            <w:pPr>
              <w:widowControl w:val="0"/>
              <w:spacing w:line="240" w:lineRule="auto"/>
              <w:jc w:val="center"/>
              <w:rPr>
                <w:b/>
                <w:rPrChange w:id="57" w:author="WuKong-315" w:date="2020-11-11T17:03:00Z">
                  <w:rPr/>
                </w:rPrChange>
              </w:rPr>
              <w:pPrChange w:id="56" w:author="WuKong-315" w:date="2020-11-11T17:03:00Z">
                <w:pPr>
                  <w:widowControl/>
                  <w:spacing w:line="240" w:lineRule="auto"/>
                  <w:jc w:val="center"/>
                </w:pPr>
              </w:pPrChange>
            </w:pPr>
            <w:r>
              <w:rPr>
                <w:b/>
                <w:rPrChange w:id="58" w:author="WuKong-315" w:date="2020-11-11T17:03:00Z">
                  <w:rPr/>
                </w:rPrChange>
              </w:rPr>
              <w:t>M14-4</w:t>
            </w:r>
          </w:p>
        </w:tc>
        <w:tc>
          <w:tcPr>
            <w:tcW w:w="975" w:type="dxa"/>
            <w:tcBorders>
              <w:top w:val="single" w:color="auto" w:sz="18" w:space="0"/>
              <w:bottom w:val="single" w:color="auto" w:sz="18" w:space="0"/>
            </w:tcBorders>
            <w:shd w:val="clear" w:color="auto" w:fill="D9E2F3" w:themeFill="accent1" w:themeFillTint="33"/>
            <w:vAlign w:val="center"/>
            <w:tcPrChange w:id="59" w:author="WuKong-315" w:date="2020-11-11T17:03:00Z">
              <w:tcPr>
                <w:tcW w:w="975" w:type="dxa"/>
                <w:tcBorders>
                  <w:top w:val="single" w:color="auto" w:sz="18" w:space="0"/>
                  <w:bottom w:val="single" w:color="auto" w:sz="18" w:space="0"/>
                </w:tcBorders>
                <w:shd w:val="clear" w:color="000000" w:fill="D9E2F3"/>
                <w:vAlign w:val="center"/>
              </w:tcPr>
            </w:tcPrChange>
          </w:tcPr>
          <w:p>
            <w:pPr>
              <w:widowControl w:val="0"/>
              <w:spacing w:line="240" w:lineRule="auto"/>
              <w:jc w:val="center"/>
              <w:rPr>
                <w:b/>
                <w:rPrChange w:id="61" w:author="WuKong-315" w:date="2020-11-11T17:03:00Z">
                  <w:rPr/>
                </w:rPrChange>
              </w:rPr>
              <w:pPrChange w:id="60" w:author="WuKong-315" w:date="2020-11-11T17:03:00Z">
                <w:pPr>
                  <w:widowControl/>
                  <w:spacing w:line="240" w:lineRule="auto"/>
                  <w:jc w:val="center"/>
                </w:pPr>
              </w:pPrChange>
            </w:pPr>
            <w:r>
              <w:rPr>
                <w:b/>
                <w:rPrChange w:id="62" w:author="WuKong-315" w:date="2020-11-11T17:03:00Z">
                  <w:rPr/>
                </w:rPrChange>
              </w:rPr>
              <w:t>M14-5</w:t>
            </w:r>
          </w:p>
        </w:tc>
        <w:tc>
          <w:tcPr>
            <w:tcW w:w="242" w:type="dxa"/>
            <w:tcBorders>
              <w:top w:val="single" w:color="auto" w:sz="18" w:space="0"/>
              <w:bottom w:val="single" w:color="auto" w:sz="18" w:space="0"/>
            </w:tcBorders>
            <w:shd w:val="clear" w:color="auto" w:fill="D9E2F3" w:themeFill="accent1" w:themeFillTint="33"/>
            <w:vAlign w:val="center"/>
            <w:tcPrChange w:id="63" w:author="WuKong-315" w:date="2020-11-11T17:03:00Z">
              <w:tcPr>
                <w:tcW w:w="242" w:type="dxa"/>
                <w:tcBorders>
                  <w:top w:val="single" w:color="auto" w:sz="18" w:space="0"/>
                  <w:bottom w:val="single" w:color="auto" w:sz="18" w:space="0"/>
                </w:tcBorders>
                <w:shd w:val="clear" w:color="000000" w:fill="D9E2F3"/>
                <w:vAlign w:val="center"/>
              </w:tcPr>
            </w:tcPrChange>
          </w:tcPr>
          <w:p>
            <w:pPr>
              <w:widowControl w:val="0"/>
              <w:spacing w:line="240" w:lineRule="auto"/>
              <w:jc w:val="center"/>
              <w:rPr>
                <w:b/>
                <w:rPrChange w:id="65" w:author="WuKong-315" w:date="2020-11-11T17:03:00Z">
                  <w:rPr/>
                </w:rPrChange>
              </w:rPr>
              <w:pPrChange w:id="64" w:author="WuKong-315" w:date="2020-11-11T17:03:00Z">
                <w:pPr>
                  <w:widowControl/>
                  <w:spacing w:line="240" w:lineRule="auto"/>
                  <w:jc w:val="center"/>
                </w:pPr>
              </w:pPrChange>
            </w:pPr>
            <w:r>
              <w:rPr>
                <w:b/>
                <w:rPrChange w:id="66" w:author="WuKong-315" w:date="2020-11-11T17:03:00Z">
                  <w:rPr/>
                </w:rPrChange>
              </w:rPr>
              <w:t>M14-9</w:t>
            </w:r>
          </w:p>
        </w:tc>
      </w:tr>
      <w:tr>
        <w:tblPrEx>
          <w:tblCellMar>
            <w:top w:w="0" w:type="dxa"/>
            <w:left w:w="108" w:type="dxa"/>
            <w:bottom w:w="0" w:type="dxa"/>
            <w:right w:w="108" w:type="dxa"/>
          </w:tblCellMar>
          <w:tblPrExChange w:id="67" w:author="WuKong-315" w:date="2020-11-11T17:03:00Z">
            <w:tblPrEx>
              <w:tblCellMar>
                <w:top w:w="0" w:type="dxa"/>
                <w:left w:w="108" w:type="dxa"/>
                <w:bottom w:w="0" w:type="dxa"/>
                <w:right w:w="108" w:type="dxa"/>
              </w:tblCellMar>
            </w:tblPrEx>
          </w:tblPrExChange>
        </w:tblPrEx>
        <w:trPr>
          <w:trHeight w:val="454" w:hRule="atLeast"/>
          <w:trPrChange w:id="67" w:author="WuKong-315" w:date="2020-11-11T17:03:00Z">
            <w:trPr>
              <w:trHeight w:val="315" w:hRule="atLeast"/>
            </w:trPr>
          </w:trPrChange>
        </w:trPr>
        <w:tc>
          <w:tcPr>
            <w:tcW w:w="3114" w:type="dxa"/>
            <w:tcBorders>
              <w:top w:val="single" w:color="auto" w:sz="18" w:space="0"/>
            </w:tcBorders>
            <w:shd w:val="clear" w:color="auto" w:fill="auto"/>
            <w:noWrap/>
            <w:vAlign w:val="center"/>
            <w:tcPrChange w:id="68" w:author="WuKong-315" w:date="2020-11-11T17:03:00Z">
              <w:tcPr>
                <w:tcW w:w="3114" w:type="dxa"/>
                <w:tcBorders>
                  <w:top w:val="single" w:color="auto" w:sz="18" w:space="0"/>
                </w:tcBorders>
                <w:shd w:val="clear" w:color="auto" w:fill="auto"/>
                <w:noWrap/>
                <w:vAlign w:val="bottom"/>
              </w:tcPr>
            </w:tcPrChange>
          </w:tcPr>
          <w:p>
            <w:pPr>
              <w:widowControl w:val="0"/>
              <w:spacing w:line="240" w:lineRule="auto"/>
              <w:jc w:val="center"/>
              <w:pPrChange w:id="69" w:author="WuKong-315" w:date="2020-11-11T17:03:00Z">
                <w:pPr>
                  <w:widowControl/>
                  <w:spacing w:line="240" w:lineRule="auto"/>
                  <w:jc w:val="center"/>
                </w:pPr>
              </w:pPrChange>
            </w:pPr>
            <w:r>
              <w:rPr>
                <w:rFonts w:hint="eastAsia"/>
              </w:rPr>
              <w:t>Number of input reads</w:t>
            </w:r>
          </w:p>
        </w:tc>
        <w:tc>
          <w:tcPr>
            <w:tcW w:w="975" w:type="dxa"/>
            <w:tcBorders>
              <w:top w:val="single" w:color="auto" w:sz="18" w:space="0"/>
            </w:tcBorders>
            <w:shd w:val="clear" w:color="auto" w:fill="auto"/>
            <w:vAlign w:val="center"/>
            <w:tcPrChange w:id="70" w:author="WuKong-315" w:date="2020-11-11T17:03:00Z">
              <w:tcPr>
                <w:tcW w:w="975" w:type="dxa"/>
                <w:tcBorders>
                  <w:top w:val="single" w:color="auto" w:sz="18" w:space="0"/>
                </w:tcBorders>
                <w:shd w:val="clear" w:color="auto" w:fill="auto"/>
                <w:vAlign w:val="center"/>
              </w:tcPr>
            </w:tcPrChange>
          </w:tcPr>
          <w:p>
            <w:pPr>
              <w:widowControl w:val="0"/>
              <w:spacing w:line="240" w:lineRule="auto"/>
              <w:jc w:val="center"/>
              <w:pPrChange w:id="71" w:author="WuKong-315" w:date="2020-11-11T17:03:00Z">
                <w:pPr>
                  <w:widowControl/>
                  <w:spacing w:line="240" w:lineRule="auto"/>
                  <w:jc w:val="center"/>
                </w:pPr>
              </w:pPrChange>
            </w:pPr>
            <w:r>
              <w:t>18421701</w:t>
            </w:r>
          </w:p>
        </w:tc>
        <w:tc>
          <w:tcPr>
            <w:tcW w:w="975" w:type="dxa"/>
            <w:tcBorders>
              <w:top w:val="single" w:color="auto" w:sz="18" w:space="0"/>
            </w:tcBorders>
            <w:shd w:val="clear" w:color="auto" w:fill="auto"/>
            <w:vAlign w:val="center"/>
            <w:tcPrChange w:id="72" w:author="WuKong-315" w:date="2020-11-11T17:03:00Z">
              <w:tcPr>
                <w:tcW w:w="975" w:type="dxa"/>
                <w:tcBorders>
                  <w:top w:val="single" w:color="auto" w:sz="18" w:space="0"/>
                </w:tcBorders>
                <w:shd w:val="clear" w:color="auto" w:fill="auto"/>
                <w:vAlign w:val="center"/>
              </w:tcPr>
            </w:tcPrChange>
          </w:tcPr>
          <w:p>
            <w:pPr>
              <w:widowControl w:val="0"/>
              <w:spacing w:line="240" w:lineRule="auto"/>
              <w:jc w:val="center"/>
              <w:pPrChange w:id="73" w:author="WuKong-315" w:date="2020-11-11T17:03:00Z">
                <w:pPr>
                  <w:widowControl/>
                  <w:spacing w:line="240" w:lineRule="auto"/>
                  <w:jc w:val="center"/>
                </w:pPr>
              </w:pPrChange>
            </w:pPr>
            <w:r>
              <w:t>25262904</w:t>
            </w:r>
          </w:p>
        </w:tc>
        <w:tc>
          <w:tcPr>
            <w:tcW w:w="975" w:type="dxa"/>
            <w:tcBorders>
              <w:top w:val="single" w:color="auto" w:sz="18" w:space="0"/>
            </w:tcBorders>
            <w:shd w:val="clear" w:color="auto" w:fill="auto"/>
            <w:vAlign w:val="center"/>
            <w:tcPrChange w:id="74" w:author="WuKong-315" w:date="2020-11-11T17:03:00Z">
              <w:tcPr>
                <w:tcW w:w="975" w:type="dxa"/>
                <w:tcBorders>
                  <w:top w:val="single" w:color="auto" w:sz="18" w:space="0"/>
                </w:tcBorders>
                <w:shd w:val="clear" w:color="auto" w:fill="auto"/>
                <w:vAlign w:val="center"/>
              </w:tcPr>
            </w:tcPrChange>
          </w:tcPr>
          <w:p>
            <w:pPr>
              <w:widowControl w:val="0"/>
              <w:spacing w:line="240" w:lineRule="auto"/>
              <w:jc w:val="center"/>
              <w:pPrChange w:id="75" w:author="WuKong-315" w:date="2020-11-11T17:03:00Z">
                <w:pPr>
                  <w:widowControl/>
                  <w:spacing w:line="240" w:lineRule="auto"/>
                  <w:jc w:val="center"/>
                </w:pPr>
              </w:pPrChange>
            </w:pPr>
            <w:r>
              <w:t>27143443</w:t>
            </w:r>
          </w:p>
        </w:tc>
        <w:tc>
          <w:tcPr>
            <w:tcW w:w="975" w:type="dxa"/>
            <w:tcBorders>
              <w:top w:val="single" w:color="auto" w:sz="18" w:space="0"/>
            </w:tcBorders>
            <w:shd w:val="clear" w:color="auto" w:fill="auto"/>
            <w:vAlign w:val="center"/>
            <w:tcPrChange w:id="76" w:author="WuKong-315" w:date="2020-11-11T17:03:00Z">
              <w:tcPr>
                <w:tcW w:w="975" w:type="dxa"/>
                <w:tcBorders>
                  <w:top w:val="single" w:color="auto" w:sz="18" w:space="0"/>
                </w:tcBorders>
                <w:shd w:val="clear" w:color="auto" w:fill="auto"/>
                <w:vAlign w:val="center"/>
              </w:tcPr>
            </w:tcPrChange>
          </w:tcPr>
          <w:p>
            <w:pPr>
              <w:widowControl w:val="0"/>
              <w:spacing w:line="240" w:lineRule="auto"/>
              <w:jc w:val="center"/>
              <w:pPrChange w:id="77" w:author="WuKong-315" w:date="2020-11-11T17:03:00Z">
                <w:pPr>
                  <w:widowControl/>
                  <w:spacing w:line="240" w:lineRule="auto"/>
                  <w:jc w:val="center"/>
                </w:pPr>
              </w:pPrChange>
            </w:pPr>
            <w:r>
              <w:t>25365910</w:t>
            </w:r>
          </w:p>
        </w:tc>
        <w:tc>
          <w:tcPr>
            <w:tcW w:w="242" w:type="dxa"/>
            <w:tcBorders>
              <w:top w:val="single" w:color="auto" w:sz="18" w:space="0"/>
            </w:tcBorders>
            <w:shd w:val="clear" w:color="auto" w:fill="auto"/>
            <w:vAlign w:val="center"/>
            <w:tcPrChange w:id="78" w:author="WuKong-315" w:date="2020-11-11T17:03:00Z">
              <w:tcPr>
                <w:tcW w:w="242" w:type="dxa"/>
                <w:tcBorders>
                  <w:top w:val="single" w:color="auto" w:sz="18" w:space="0"/>
                </w:tcBorders>
                <w:shd w:val="clear" w:color="auto" w:fill="auto"/>
                <w:vAlign w:val="center"/>
              </w:tcPr>
            </w:tcPrChange>
          </w:tcPr>
          <w:p>
            <w:pPr>
              <w:widowControl w:val="0"/>
              <w:spacing w:line="240" w:lineRule="auto"/>
              <w:jc w:val="center"/>
              <w:pPrChange w:id="79" w:author="WuKong-315" w:date="2020-11-11T17:03:00Z">
                <w:pPr>
                  <w:widowControl/>
                  <w:spacing w:line="240" w:lineRule="auto"/>
                  <w:jc w:val="center"/>
                </w:pPr>
              </w:pPrChange>
            </w:pPr>
            <w:r>
              <w:t>17871739</w:t>
            </w:r>
          </w:p>
        </w:tc>
      </w:tr>
      <w:tr>
        <w:tblPrEx>
          <w:tblCellMar>
            <w:top w:w="0" w:type="dxa"/>
            <w:left w:w="108" w:type="dxa"/>
            <w:bottom w:w="0" w:type="dxa"/>
            <w:right w:w="108" w:type="dxa"/>
          </w:tblCellMar>
          <w:tblPrExChange w:id="80" w:author="WuKong-315" w:date="2020-11-11T17:04:00Z">
            <w:tblPrEx>
              <w:tblCellMar>
                <w:top w:w="0" w:type="dxa"/>
                <w:left w:w="108" w:type="dxa"/>
                <w:bottom w:w="0" w:type="dxa"/>
                <w:right w:w="108" w:type="dxa"/>
              </w:tblCellMar>
            </w:tblPrEx>
          </w:tblPrExChange>
        </w:tblPrEx>
        <w:trPr>
          <w:trHeight w:val="454" w:hRule="atLeast"/>
          <w:trPrChange w:id="80" w:author="WuKong-315" w:date="2020-11-11T17:04:00Z">
            <w:trPr>
              <w:trHeight w:val="315" w:hRule="atLeast"/>
            </w:trPr>
          </w:trPrChange>
        </w:trPr>
        <w:tc>
          <w:tcPr>
            <w:tcW w:w="3114" w:type="dxa"/>
            <w:tcBorders>
              <w:bottom w:val="single" w:color="auto" w:sz="12" w:space="0"/>
            </w:tcBorders>
            <w:shd w:val="clear" w:color="auto" w:fill="auto"/>
            <w:noWrap/>
            <w:vAlign w:val="center"/>
            <w:tcPrChange w:id="81" w:author="WuKong-315" w:date="2020-11-11T17:04:00Z">
              <w:tcPr>
                <w:tcW w:w="3114" w:type="dxa"/>
                <w:shd w:val="clear" w:color="auto" w:fill="auto"/>
                <w:noWrap/>
                <w:vAlign w:val="bottom"/>
              </w:tcPr>
            </w:tcPrChange>
          </w:tcPr>
          <w:p>
            <w:pPr>
              <w:widowControl w:val="0"/>
              <w:spacing w:line="240" w:lineRule="auto"/>
              <w:jc w:val="center"/>
              <w:pPrChange w:id="82" w:author="WuKong-315" w:date="2020-11-11T17:03:00Z">
                <w:pPr>
                  <w:widowControl/>
                  <w:spacing w:line="240" w:lineRule="auto"/>
                  <w:jc w:val="center"/>
                </w:pPr>
              </w:pPrChange>
            </w:pPr>
            <w:r>
              <w:rPr>
                <w:rFonts w:hint="eastAsia"/>
              </w:rPr>
              <w:t>Average input read length</w:t>
            </w:r>
          </w:p>
        </w:tc>
        <w:tc>
          <w:tcPr>
            <w:tcW w:w="975" w:type="dxa"/>
            <w:tcBorders>
              <w:bottom w:val="single" w:color="auto" w:sz="12" w:space="0"/>
            </w:tcBorders>
            <w:shd w:val="clear" w:color="auto" w:fill="auto"/>
            <w:vAlign w:val="center"/>
            <w:tcPrChange w:id="83" w:author="WuKong-315" w:date="2020-11-11T17:04:00Z">
              <w:tcPr>
                <w:tcW w:w="975" w:type="dxa"/>
                <w:shd w:val="clear" w:color="auto" w:fill="auto"/>
                <w:vAlign w:val="center"/>
              </w:tcPr>
            </w:tcPrChange>
          </w:tcPr>
          <w:p>
            <w:pPr>
              <w:widowControl w:val="0"/>
              <w:spacing w:line="240" w:lineRule="auto"/>
              <w:jc w:val="center"/>
              <w:pPrChange w:id="84" w:author="WuKong-315" w:date="2020-11-11T17:03:00Z">
                <w:pPr>
                  <w:widowControl/>
                  <w:spacing w:line="240" w:lineRule="auto"/>
                  <w:jc w:val="center"/>
                </w:pPr>
              </w:pPrChange>
            </w:pPr>
            <w:r>
              <w:t>282</w:t>
            </w:r>
          </w:p>
        </w:tc>
        <w:tc>
          <w:tcPr>
            <w:tcW w:w="975" w:type="dxa"/>
            <w:tcBorders>
              <w:bottom w:val="single" w:color="auto" w:sz="12" w:space="0"/>
            </w:tcBorders>
            <w:shd w:val="clear" w:color="auto" w:fill="auto"/>
            <w:vAlign w:val="center"/>
            <w:tcPrChange w:id="85" w:author="WuKong-315" w:date="2020-11-11T17:04:00Z">
              <w:tcPr>
                <w:tcW w:w="975" w:type="dxa"/>
                <w:shd w:val="clear" w:color="auto" w:fill="auto"/>
                <w:vAlign w:val="center"/>
              </w:tcPr>
            </w:tcPrChange>
          </w:tcPr>
          <w:p>
            <w:pPr>
              <w:widowControl w:val="0"/>
              <w:spacing w:line="240" w:lineRule="auto"/>
              <w:jc w:val="center"/>
              <w:pPrChange w:id="86" w:author="WuKong-315" w:date="2020-11-11T17:03:00Z">
                <w:pPr>
                  <w:widowControl/>
                  <w:spacing w:line="240" w:lineRule="auto"/>
                  <w:jc w:val="center"/>
                </w:pPr>
              </w:pPrChange>
            </w:pPr>
            <w:r>
              <w:rPr>
                <w:rFonts w:hint="eastAsia"/>
              </w:rPr>
              <w:t>2</w:t>
            </w:r>
            <w:r>
              <w:t>83</w:t>
            </w:r>
          </w:p>
        </w:tc>
        <w:tc>
          <w:tcPr>
            <w:tcW w:w="975" w:type="dxa"/>
            <w:tcBorders>
              <w:bottom w:val="single" w:color="auto" w:sz="12" w:space="0"/>
            </w:tcBorders>
            <w:shd w:val="clear" w:color="auto" w:fill="auto"/>
            <w:vAlign w:val="center"/>
            <w:tcPrChange w:id="87" w:author="WuKong-315" w:date="2020-11-11T17:04:00Z">
              <w:tcPr>
                <w:tcW w:w="975" w:type="dxa"/>
                <w:shd w:val="clear" w:color="auto" w:fill="auto"/>
                <w:vAlign w:val="center"/>
              </w:tcPr>
            </w:tcPrChange>
          </w:tcPr>
          <w:p>
            <w:pPr>
              <w:widowControl w:val="0"/>
              <w:spacing w:line="240" w:lineRule="auto"/>
              <w:jc w:val="center"/>
              <w:pPrChange w:id="88" w:author="WuKong-315" w:date="2020-11-11T17:03:00Z">
                <w:pPr>
                  <w:widowControl/>
                  <w:spacing w:line="240" w:lineRule="auto"/>
                  <w:jc w:val="center"/>
                </w:pPr>
              </w:pPrChange>
            </w:pPr>
            <w:r>
              <w:t>287</w:t>
            </w:r>
          </w:p>
        </w:tc>
        <w:tc>
          <w:tcPr>
            <w:tcW w:w="975" w:type="dxa"/>
            <w:tcBorders>
              <w:bottom w:val="single" w:color="auto" w:sz="12" w:space="0"/>
            </w:tcBorders>
            <w:shd w:val="clear" w:color="auto" w:fill="auto"/>
            <w:vAlign w:val="center"/>
            <w:tcPrChange w:id="89" w:author="WuKong-315" w:date="2020-11-11T17:04:00Z">
              <w:tcPr>
                <w:tcW w:w="975" w:type="dxa"/>
                <w:shd w:val="clear" w:color="auto" w:fill="auto"/>
                <w:vAlign w:val="center"/>
              </w:tcPr>
            </w:tcPrChange>
          </w:tcPr>
          <w:p>
            <w:pPr>
              <w:widowControl w:val="0"/>
              <w:spacing w:line="240" w:lineRule="auto"/>
              <w:jc w:val="center"/>
              <w:pPrChange w:id="90" w:author="WuKong-315" w:date="2020-11-11T17:03:00Z">
                <w:pPr>
                  <w:widowControl/>
                  <w:spacing w:line="240" w:lineRule="auto"/>
                  <w:jc w:val="center"/>
                </w:pPr>
              </w:pPrChange>
            </w:pPr>
            <w:r>
              <w:t>285</w:t>
            </w:r>
          </w:p>
        </w:tc>
        <w:tc>
          <w:tcPr>
            <w:tcW w:w="242" w:type="dxa"/>
            <w:tcBorders>
              <w:bottom w:val="single" w:color="auto" w:sz="12" w:space="0"/>
            </w:tcBorders>
            <w:shd w:val="clear" w:color="auto" w:fill="auto"/>
            <w:vAlign w:val="center"/>
            <w:tcPrChange w:id="91" w:author="WuKong-315" w:date="2020-11-11T17:04:00Z">
              <w:tcPr>
                <w:tcW w:w="242" w:type="dxa"/>
                <w:shd w:val="clear" w:color="auto" w:fill="auto"/>
                <w:vAlign w:val="center"/>
              </w:tcPr>
            </w:tcPrChange>
          </w:tcPr>
          <w:p>
            <w:pPr>
              <w:widowControl w:val="0"/>
              <w:spacing w:line="240" w:lineRule="auto"/>
              <w:jc w:val="center"/>
              <w:pPrChange w:id="92" w:author="WuKong-315" w:date="2020-11-11T17:03:00Z">
                <w:pPr>
                  <w:widowControl/>
                  <w:spacing w:line="240" w:lineRule="auto"/>
                  <w:jc w:val="center"/>
                </w:pPr>
              </w:pPrChange>
            </w:pPr>
            <w:r>
              <w:t>288</w:t>
            </w:r>
          </w:p>
        </w:tc>
      </w:tr>
      <w:tr>
        <w:tblPrEx>
          <w:tblCellMar>
            <w:top w:w="0" w:type="dxa"/>
            <w:left w:w="108" w:type="dxa"/>
            <w:bottom w:w="0" w:type="dxa"/>
            <w:right w:w="108" w:type="dxa"/>
          </w:tblCellMar>
          <w:tblPrExChange w:id="93" w:author="WuKong-315" w:date="2020-11-11T17:04:00Z">
            <w:tblPrEx>
              <w:tblCellMar>
                <w:top w:w="0" w:type="dxa"/>
                <w:left w:w="108" w:type="dxa"/>
                <w:bottom w:w="0" w:type="dxa"/>
                <w:right w:w="108" w:type="dxa"/>
              </w:tblCellMar>
            </w:tblPrEx>
          </w:tblPrExChange>
        </w:tblPrEx>
        <w:trPr>
          <w:trHeight w:val="454" w:hRule="atLeast"/>
          <w:trPrChange w:id="93" w:author="WuKong-315" w:date="2020-11-11T17:04:00Z">
            <w:trPr>
              <w:trHeight w:val="330" w:hRule="atLeast"/>
            </w:trPr>
          </w:trPrChange>
        </w:trPr>
        <w:tc>
          <w:tcPr>
            <w:tcW w:w="7256" w:type="dxa"/>
            <w:gridSpan w:val="6"/>
            <w:tcBorders>
              <w:top w:val="single" w:color="auto" w:sz="12" w:space="0"/>
              <w:bottom w:val="single" w:color="auto" w:sz="12" w:space="0"/>
            </w:tcBorders>
            <w:shd w:val="clear" w:color="auto" w:fill="D9E2F3" w:themeFill="accent1" w:themeFillTint="33"/>
            <w:noWrap/>
            <w:vAlign w:val="center"/>
            <w:tcPrChange w:id="94" w:author="WuKong-315" w:date="2020-11-11T17:04:00Z">
              <w:tcPr>
                <w:tcW w:w="7256" w:type="dxa"/>
                <w:gridSpan w:val="6"/>
                <w:shd w:val="clear" w:color="000000" w:fill="D9E1F2"/>
                <w:noWrap/>
                <w:vAlign w:val="bottom"/>
              </w:tcPr>
            </w:tcPrChange>
          </w:tcPr>
          <w:p>
            <w:pPr>
              <w:widowControl w:val="0"/>
              <w:spacing w:line="240" w:lineRule="auto"/>
              <w:jc w:val="center"/>
              <w:pPrChange w:id="95" w:author="WuKong-315" w:date="2020-11-11T17:03:00Z">
                <w:pPr>
                  <w:widowControl/>
                  <w:spacing w:line="240" w:lineRule="auto"/>
                </w:pPr>
              </w:pPrChange>
            </w:pPr>
            <w:r>
              <w:rPr>
                <w:rFonts w:hint="eastAsia"/>
              </w:rPr>
              <w:t>UNIQUE READS:</w:t>
            </w:r>
          </w:p>
        </w:tc>
      </w:tr>
      <w:tr>
        <w:tblPrEx>
          <w:tblCellMar>
            <w:top w:w="0" w:type="dxa"/>
            <w:left w:w="108" w:type="dxa"/>
            <w:bottom w:w="0" w:type="dxa"/>
            <w:right w:w="108" w:type="dxa"/>
          </w:tblCellMar>
          <w:tblPrExChange w:id="96" w:author="WuKong-315" w:date="2020-11-11T17:04:00Z">
            <w:tblPrEx>
              <w:tblCellMar>
                <w:top w:w="0" w:type="dxa"/>
                <w:left w:w="108" w:type="dxa"/>
                <w:bottom w:w="0" w:type="dxa"/>
                <w:right w:w="108" w:type="dxa"/>
              </w:tblCellMar>
            </w:tblPrEx>
          </w:tblPrExChange>
        </w:tblPrEx>
        <w:trPr>
          <w:trHeight w:val="454" w:hRule="atLeast"/>
          <w:trPrChange w:id="96" w:author="WuKong-315" w:date="2020-11-11T17:04:00Z">
            <w:trPr>
              <w:trHeight w:val="315" w:hRule="atLeast"/>
            </w:trPr>
          </w:trPrChange>
        </w:trPr>
        <w:tc>
          <w:tcPr>
            <w:tcW w:w="3114" w:type="dxa"/>
            <w:tcBorders>
              <w:top w:val="single" w:color="auto" w:sz="12" w:space="0"/>
            </w:tcBorders>
            <w:shd w:val="clear" w:color="auto" w:fill="auto"/>
            <w:noWrap/>
            <w:vAlign w:val="center"/>
            <w:tcPrChange w:id="97" w:author="WuKong-315" w:date="2020-11-11T17:04:00Z">
              <w:tcPr>
                <w:tcW w:w="3114" w:type="dxa"/>
                <w:shd w:val="clear" w:color="auto" w:fill="auto"/>
                <w:noWrap/>
                <w:vAlign w:val="bottom"/>
              </w:tcPr>
            </w:tcPrChange>
          </w:tcPr>
          <w:p>
            <w:pPr>
              <w:widowControl w:val="0"/>
              <w:spacing w:line="240" w:lineRule="auto"/>
              <w:jc w:val="center"/>
              <w:pPrChange w:id="98" w:author="WuKong-315" w:date="2020-11-11T17:03:00Z">
                <w:pPr>
                  <w:widowControl/>
                  <w:spacing w:line="240" w:lineRule="auto"/>
                  <w:jc w:val="center"/>
                </w:pPr>
              </w:pPrChange>
            </w:pPr>
            <w:r>
              <w:rPr>
                <w:rFonts w:hint="eastAsia"/>
              </w:rPr>
              <w:t>Uniquely mapped reads number</w:t>
            </w:r>
          </w:p>
        </w:tc>
        <w:tc>
          <w:tcPr>
            <w:tcW w:w="975" w:type="dxa"/>
            <w:tcBorders>
              <w:top w:val="single" w:color="auto" w:sz="12" w:space="0"/>
            </w:tcBorders>
            <w:shd w:val="clear" w:color="auto" w:fill="auto"/>
            <w:vAlign w:val="center"/>
            <w:tcPrChange w:id="99" w:author="WuKong-315" w:date="2020-11-11T17:04:00Z">
              <w:tcPr>
                <w:tcW w:w="975" w:type="dxa"/>
                <w:shd w:val="clear" w:color="auto" w:fill="auto"/>
                <w:vAlign w:val="center"/>
              </w:tcPr>
            </w:tcPrChange>
          </w:tcPr>
          <w:p>
            <w:pPr>
              <w:widowControl w:val="0"/>
              <w:spacing w:line="240" w:lineRule="auto"/>
              <w:jc w:val="center"/>
              <w:pPrChange w:id="100" w:author="WuKong-315" w:date="2020-11-11T17:03:00Z">
                <w:pPr>
                  <w:widowControl/>
                  <w:spacing w:line="240" w:lineRule="auto"/>
                  <w:jc w:val="center"/>
                </w:pPr>
              </w:pPrChange>
            </w:pPr>
            <w:r>
              <w:t>14347214</w:t>
            </w:r>
          </w:p>
        </w:tc>
        <w:tc>
          <w:tcPr>
            <w:tcW w:w="975" w:type="dxa"/>
            <w:tcBorders>
              <w:top w:val="single" w:color="auto" w:sz="12" w:space="0"/>
            </w:tcBorders>
            <w:shd w:val="clear" w:color="auto" w:fill="auto"/>
            <w:vAlign w:val="center"/>
            <w:tcPrChange w:id="101" w:author="WuKong-315" w:date="2020-11-11T17:04:00Z">
              <w:tcPr>
                <w:tcW w:w="975" w:type="dxa"/>
                <w:shd w:val="clear" w:color="auto" w:fill="auto"/>
                <w:vAlign w:val="center"/>
              </w:tcPr>
            </w:tcPrChange>
          </w:tcPr>
          <w:p>
            <w:pPr>
              <w:widowControl w:val="0"/>
              <w:spacing w:line="240" w:lineRule="auto"/>
              <w:jc w:val="center"/>
              <w:pPrChange w:id="102" w:author="WuKong-315" w:date="2020-11-11T17:03:00Z">
                <w:pPr>
                  <w:widowControl/>
                  <w:spacing w:line="240" w:lineRule="auto"/>
                  <w:jc w:val="center"/>
                </w:pPr>
              </w:pPrChange>
            </w:pPr>
            <w:r>
              <w:t>18992890</w:t>
            </w:r>
          </w:p>
        </w:tc>
        <w:tc>
          <w:tcPr>
            <w:tcW w:w="975" w:type="dxa"/>
            <w:tcBorders>
              <w:top w:val="single" w:color="auto" w:sz="12" w:space="0"/>
            </w:tcBorders>
            <w:shd w:val="clear" w:color="auto" w:fill="auto"/>
            <w:vAlign w:val="center"/>
            <w:tcPrChange w:id="103" w:author="WuKong-315" w:date="2020-11-11T17:04:00Z">
              <w:tcPr>
                <w:tcW w:w="975" w:type="dxa"/>
                <w:shd w:val="clear" w:color="auto" w:fill="auto"/>
                <w:vAlign w:val="center"/>
              </w:tcPr>
            </w:tcPrChange>
          </w:tcPr>
          <w:p>
            <w:pPr>
              <w:widowControl w:val="0"/>
              <w:spacing w:line="240" w:lineRule="auto"/>
              <w:jc w:val="center"/>
              <w:pPrChange w:id="104" w:author="WuKong-315" w:date="2020-11-11T17:03:00Z">
                <w:pPr>
                  <w:widowControl/>
                  <w:spacing w:line="240" w:lineRule="auto"/>
                  <w:jc w:val="center"/>
                </w:pPr>
              </w:pPrChange>
            </w:pPr>
            <w:r>
              <w:t>20689644</w:t>
            </w:r>
          </w:p>
        </w:tc>
        <w:tc>
          <w:tcPr>
            <w:tcW w:w="975" w:type="dxa"/>
            <w:tcBorders>
              <w:top w:val="single" w:color="auto" w:sz="12" w:space="0"/>
            </w:tcBorders>
            <w:shd w:val="clear" w:color="auto" w:fill="auto"/>
            <w:vAlign w:val="center"/>
            <w:tcPrChange w:id="105" w:author="WuKong-315" w:date="2020-11-11T17:04:00Z">
              <w:tcPr>
                <w:tcW w:w="975" w:type="dxa"/>
                <w:shd w:val="clear" w:color="auto" w:fill="auto"/>
                <w:vAlign w:val="center"/>
              </w:tcPr>
            </w:tcPrChange>
          </w:tcPr>
          <w:p>
            <w:pPr>
              <w:widowControl w:val="0"/>
              <w:spacing w:line="240" w:lineRule="auto"/>
              <w:jc w:val="center"/>
              <w:pPrChange w:id="106" w:author="WuKong-315" w:date="2020-11-11T17:03:00Z">
                <w:pPr>
                  <w:widowControl/>
                  <w:spacing w:line="240" w:lineRule="auto"/>
                  <w:jc w:val="center"/>
                </w:pPr>
              </w:pPrChange>
            </w:pPr>
            <w:r>
              <w:t>19603425</w:t>
            </w:r>
          </w:p>
        </w:tc>
        <w:tc>
          <w:tcPr>
            <w:tcW w:w="242" w:type="dxa"/>
            <w:tcBorders>
              <w:top w:val="single" w:color="auto" w:sz="12" w:space="0"/>
            </w:tcBorders>
            <w:shd w:val="clear" w:color="auto" w:fill="auto"/>
            <w:vAlign w:val="center"/>
            <w:tcPrChange w:id="107" w:author="WuKong-315" w:date="2020-11-11T17:04:00Z">
              <w:tcPr>
                <w:tcW w:w="242" w:type="dxa"/>
                <w:shd w:val="clear" w:color="auto" w:fill="auto"/>
                <w:vAlign w:val="center"/>
              </w:tcPr>
            </w:tcPrChange>
          </w:tcPr>
          <w:p>
            <w:pPr>
              <w:widowControl w:val="0"/>
              <w:spacing w:line="240" w:lineRule="auto"/>
              <w:jc w:val="center"/>
              <w:pPrChange w:id="108" w:author="WuKong-315" w:date="2020-11-11T17:03:00Z">
                <w:pPr>
                  <w:widowControl/>
                  <w:spacing w:line="240" w:lineRule="auto"/>
                  <w:jc w:val="center"/>
                </w:pPr>
              </w:pPrChange>
            </w:pPr>
            <w:r>
              <w:t>14233023</w:t>
            </w:r>
          </w:p>
        </w:tc>
      </w:tr>
      <w:tr>
        <w:tblPrEx>
          <w:tblCellMar>
            <w:top w:w="0" w:type="dxa"/>
            <w:left w:w="108" w:type="dxa"/>
            <w:bottom w:w="0" w:type="dxa"/>
            <w:right w:w="108" w:type="dxa"/>
          </w:tblCellMar>
          <w:tblPrExChange w:id="109" w:author="WuKong-315" w:date="2020-11-11T17:03:00Z">
            <w:tblPrEx>
              <w:tblCellMar>
                <w:top w:w="0" w:type="dxa"/>
                <w:left w:w="108" w:type="dxa"/>
                <w:bottom w:w="0" w:type="dxa"/>
                <w:right w:w="108" w:type="dxa"/>
              </w:tblCellMar>
            </w:tblPrEx>
          </w:tblPrExChange>
        </w:tblPrEx>
        <w:trPr>
          <w:trHeight w:val="454" w:hRule="atLeast"/>
          <w:trPrChange w:id="109" w:author="WuKong-315" w:date="2020-11-11T17:03:00Z">
            <w:trPr>
              <w:trHeight w:val="300" w:hRule="atLeast"/>
            </w:trPr>
          </w:trPrChange>
        </w:trPr>
        <w:tc>
          <w:tcPr>
            <w:tcW w:w="3114" w:type="dxa"/>
            <w:shd w:val="clear" w:color="auto" w:fill="auto"/>
            <w:noWrap/>
            <w:vAlign w:val="center"/>
            <w:tcPrChange w:id="110" w:author="WuKong-315" w:date="2020-11-11T17:03:00Z">
              <w:tcPr>
                <w:tcW w:w="3114" w:type="dxa"/>
                <w:shd w:val="clear" w:color="auto" w:fill="auto"/>
                <w:noWrap/>
                <w:vAlign w:val="bottom"/>
              </w:tcPr>
            </w:tcPrChange>
          </w:tcPr>
          <w:p>
            <w:pPr>
              <w:widowControl w:val="0"/>
              <w:spacing w:line="240" w:lineRule="auto"/>
              <w:jc w:val="center"/>
              <w:pPrChange w:id="111" w:author="WuKong-315" w:date="2020-11-11T17:03:00Z">
                <w:pPr>
                  <w:widowControl/>
                  <w:spacing w:line="240" w:lineRule="auto"/>
                  <w:jc w:val="center"/>
                </w:pPr>
              </w:pPrChange>
            </w:pPr>
            <w:r>
              <w:rPr>
                <w:rFonts w:hint="eastAsia"/>
              </w:rPr>
              <w:t>Uniquely mapped reads %</w:t>
            </w:r>
          </w:p>
        </w:tc>
        <w:tc>
          <w:tcPr>
            <w:tcW w:w="975" w:type="dxa"/>
            <w:shd w:val="clear" w:color="auto" w:fill="auto"/>
            <w:vAlign w:val="center"/>
            <w:tcPrChange w:id="112" w:author="WuKong-315" w:date="2020-11-11T17:03:00Z">
              <w:tcPr>
                <w:tcW w:w="975" w:type="dxa"/>
                <w:shd w:val="clear" w:color="auto" w:fill="auto"/>
                <w:vAlign w:val="center"/>
              </w:tcPr>
            </w:tcPrChange>
          </w:tcPr>
          <w:p>
            <w:pPr>
              <w:widowControl w:val="0"/>
              <w:spacing w:line="240" w:lineRule="auto"/>
              <w:jc w:val="center"/>
              <w:pPrChange w:id="113" w:author="WuKong-315" w:date="2020-11-11T17:03:00Z">
                <w:pPr>
                  <w:widowControl/>
                  <w:spacing w:line="240" w:lineRule="auto"/>
                  <w:jc w:val="center"/>
                </w:pPr>
              </w:pPrChange>
            </w:pPr>
            <w:r>
              <w:t>77.88</w:t>
            </w:r>
            <w:r>
              <w:rPr>
                <w:rFonts w:hint="eastAsia"/>
              </w:rPr>
              <w:t>%</w:t>
            </w:r>
          </w:p>
        </w:tc>
        <w:tc>
          <w:tcPr>
            <w:tcW w:w="975" w:type="dxa"/>
            <w:shd w:val="clear" w:color="auto" w:fill="auto"/>
            <w:vAlign w:val="center"/>
            <w:tcPrChange w:id="114" w:author="WuKong-315" w:date="2020-11-11T17:03:00Z">
              <w:tcPr>
                <w:tcW w:w="975" w:type="dxa"/>
                <w:shd w:val="clear" w:color="auto" w:fill="auto"/>
                <w:vAlign w:val="center"/>
              </w:tcPr>
            </w:tcPrChange>
          </w:tcPr>
          <w:p>
            <w:pPr>
              <w:widowControl w:val="0"/>
              <w:spacing w:line="240" w:lineRule="auto"/>
              <w:jc w:val="center"/>
              <w:pPrChange w:id="115" w:author="WuKong-315" w:date="2020-11-11T17:03:00Z">
                <w:pPr>
                  <w:widowControl/>
                  <w:spacing w:line="240" w:lineRule="auto"/>
                  <w:jc w:val="center"/>
                </w:pPr>
              </w:pPrChange>
            </w:pPr>
            <w:r>
              <w:t>75.18%</w:t>
            </w:r>
          </w:p>
        </w:tc>
        <w:tc>
          <w:tcPr>
            <w:tcW w:w="975" w:type="dxa"/>
            <w:shd w:val="clear" w:color="auto" w:fill="auto"/>
            <w:vAlign w:val="center"/>
            <w:tcPrChange w:id="116" w:author="WuKong-315" w:date="2020-11-11T17:03:00Z">
              <w:tcPr>
                <w:tcW w:w="975" w:type="dxa"/>
                <w:shd w:val="clear" w:color="auto" w:fill="auto"/>
                <w:vAlign w:val="center"/>
              </w:tcPr>
            </w:tcPrChange>
          </w:tcPr>
          <w:p>
            <w:pPr>
              <w:widowControl w:val="0"/>
              <w:spacing w:line="240" w:lineRule="auto"/>
              <w:jc w:val="center"/>
              <w:pPrChange w:id="117" w:author="WuKong-315" w:date="2020-11-11T17:03:00Z">
                <w:pPr>
                  <w:widowControl/>
                  <w:spacing w:line="240" w:lineRule="auto"/>
                  <w:jc w:val="center"/>
                </w:pPr>
              </w:pPrChange>
            </w:pPr>
            <w:r>
              <w:t>76.22%</w:t>
            </w:r>
          </w:p>
        </w:tc>
        <w:tc>
          <w:tcPr>
            <w:tcW w:w="975" w:type="dxa"/>
            <w:shd w:val="clear" w:color="auto" w:fill="auto"/>
            <w:vAlign w:val="center"/>
            <w:tcPrChange w:id="118" w:author="WuKong-315" w:date="2020-11-11T17:03:00Z">
              <w:tcPr>
                <w:tcW w:w="975" w:type="dxa"/>
                <w:shd w:val="clear" w:color="auto" w:fill="auto"/>
                <w:vAlign w:val="center"/>
              </w:tcPr>
            </w:tcPrChange>
          </w:tcPr>
          <w:p>
            <w:pPr>
              <w:widowControl w:val="0"/>
              <w:spacing w:line="240" w:lineRule="auto"/>
              <w:jc w:val="center"/>
              <w:pPrChange w:id="119" w:author="WuKong-315" w:date="2020-11-11T17:03:00Z">
                <w:pPr>
                  <w:widowControl/>
                  <w:spacing w:line="240" w:lineRule="auto"/>
                  <w:jc w:val="center"/>
                </w:pPr>
              </w:pPrChange>
            </w:pPr>
            <w:r>
              <w:t>77.28%</w:t>
            </w:r>
          </w:p>
        </w:tc>
        <w:tc>
          <w:tcPr>
            <w:tcW w:w="242" w:type="dxa"/>
            <w:shd w:val="clear" w:color="auto" w:fill="auto"/>
            <w:vAlign w:val="center"/>
            <w:tcPrChange w:id="120" w:author="WuKong-315" w:date="2020-11-11T17:03:00Z">
              <w:tcPr>
                <w:tcW w:w="242" w:type="dxa"/>
                <w:shd w:val="clear" w:color="auto" w:fill="auto"/>
                <w:vAlign w:val="center"/>
              </w:tcPr>
            </w:tcPrChange>
          </w:tcPr>
          <w:p>
            <w:pPr>
              <w:widowControl w:val="0"/>
              <w:spacing w:line="240" w:lineRule="auto"/>
              <w:jc w:val="center"/>
              <w:pPrChange w:id="121" w:author="WuKong-315" w:date="2020-11-11T17:03:00Z">
                <w:pPr>
                  <w:widowControl/>
                  <w:spacing w:line="240" w:lineRule="auto"/>
                  <w:jc w:val="center"/>
                </w:pPr>
              </w:pPrChange>
            </w:pPr>
            <w:r>
              <w:t>79.64%</w:t>
            </w:r>
          </w:p>
        </w:tc>
      </w:tr>
      <w:tr>
        <w:tblPrEx>
          <w:tblCellMar>
            <w:top w:w="0" w:type="dxa"/>
            <w:left w:w="108" w:type="dxa"/>
            <w:bottom w:w="0" w:type="dxa"/>
            <w:right w:w="108" w:type="dxa"/>
          </w:tblCellMar>
          <w:tblPrExChange w:id="122" w:author="WuKong-315" w:date="2020-11-11T17:03:00Z">
            <w:tblPrEx>
              <w:tblCellMar>
                <w:top w:w="0" w:type="dxa"/>
                <w:left w:w="108" w:type="dxa"/>
                <w:bottom w:w="0" w:type="dxa"/>
                <w:right w:w="108" w:type="dxa"/>
              </w:tblCellMar>
            </w:tblPrEx>
          </w:tblPrExChange>
        </w:tblPrEx>
        <w:trPr>
          <w:trHeight w:val="454" w:hRule="atLeast"/>
          <w:trPrChange w:id="122" w:author="WuKong-315" w:date="2020-11-11T17:03:00Z">
            <w:trPr>
              <w:trHeight w:val="300" w:hRule="atLeast"/>
            </w:trPr>
          </w:trPrChange>
        </w:trPr>
        <w:tc>
          <w:tcPr>
            <w:tcW w:w="3114" w:type="dxa"/>
            <w:shd w:val="clear" w:color="auto" w:fill="auto"/>
            <w:noWrap/>
            <w:vAlign w:val="center"/>
            <w:tcPrChange w:id="123" w:author="WuKong-315" w:date="2020-11-11T17:03:00Z">
              <w:tcPr>
                <w:tcW w:w="3114" w:type="dxa"/>
                <w:shd w:val="clear" w:color="auto" w:fill="auto"/>
                <w:noWrap/>
                <w:vAlign w:val="bottom"/>
              </w:tcPr>
            </w:tcPrChange>
          </w:tcPr>
          <w:p>
            <w:pPr>
              <w:widowControl w:val="0"/>
              <w:spacing w:line="240" w:lineRule="auto"/>
              <w:jc w:val="center"/>
              <w:pPrChange w:id="124" w:author="WuKong-315" w:date="2020-11-11T17:03:00Z">
                <w:pPr>
                  <w:widowControl/>
                  <w:spacing w:line="240" w:lineRule="auto"/>
                  <w:jc w:val="center"/>
                </w:pPr>
              </w:pPrChange>
            </w:pPr>
            <w:r>
              <w:rPr>
                <w:rFonts w:hint="eastAsia"/>
              </w:rPr>
              <w:t>Average mapped length</w:t>
            </w:r>
          </w:p>
        </w:tc>
        <w:tc>
          <w:tcPr>
            <w:tcW w:w="975" w:type="dxa"/>
            <w:shd w:val="clear" w:color="auto" w:fill="auto"/>
            <w:vAlign w:val="center"/>
            <w:tcPrChange w:id="125" w:author="WuKong-315" w:date="2020-11-11T17:03:00Z">
              <w:tcPr>
                <w:tcW w:w="975" w:type="dxa"/>
                <w:shd w:val="clear" w:color="auto" w:fill="auto"/>
                <w:vAlign w:val="center"/>
              </w:tcPr>
            </w:tcPrChange>
          </w:tcPr>
          <w:p>
            <w:pPr>
              <w:widowControl w:val="0"/>
              <w:spacing w:line="240" w:lineRule="auto"/>
              <w:jc w:val="center"/>
              <w:pPrChange w:id="126" w:author="WuKong-315" w:date="2020-11-11T17:03:00Z">
                <w:pPr>
                  <w:widowControl/>
                  <w:spacing w:line="240" w:lineRule="auto"/>
                  <w:jc w:val="center"/>
                </w:pPr>
              </w:pPrChange>
            </w:pPr>
            <w:r>
              <w:t>278.93</w:t>
            </w:r>
          </w:p>
        </w:tc>
        <w:tc>
          <w:tcPr>
            <w:tcW w:w="975" w:type="dxa"/>
            <w:shd w:val="clear" w:color="auto" w:fill="auto"/>
            <w:vAlign w:val="center"/>
            <w:tcPrChange w:id="127" w:author="WuKong-315" w:date="2020-11-11T17:03:00Z">
              <w:tcPr>
                <w:tcW w:w="975" w:type="dxa"/>
                <w:shd w:val="clear" w:color="auto" w:fill="auto"/>
                <w:vAlign w:val="center"/>
              </w:tcPr>
            </w:tcPrChange>
          </w:tcPr>
          <w:p>
            <w:pPr>
              <w:widowControl w:val="0"/>
              <w:spacing w:line="240" w:lineRule="auto"/>
              <w:jc w:val="center"/>
              <w:pPrChange w:id="128" w:author="WuKong-315" w:date="2020-11-11T17:03:00Z">
                <w:pPr>
                  <w:widowControl/>
                  <w:spacing w:line="240" w:lineRule="auto"/>
                  <w:jc w:val="center"/>
                </w:pPr>
              </w:pPrChange>
            </w:pPr>
            <w:r>
              <w:t>280.05</w:t>
            </w:r>
          </w:p>
        </w:tc>
        <w:tc>
          <w:tcPr>
            <w:tcW w:w="975" w:type="dxa"/>
            <w:shd w:val="clear" w:color="auto" w:fill="auto"/>
            <w:vAlign w:val="center"/>
            <w:tcPrChange w:id="129" w:author="WuKong-315" w:date="2020-11-11T17:03:00Z">
              <w:tcPr>
                <w:tcW w:w="975" w:type="dxa"/>
                <w:shd w:val="clear" w:color="auto" w:fill="auto"/>
                <w:vAlign w:val="center"/>
              </w:tcPr>
            </w:tcPrChange>
          </w:tcPr>
          <w:p>
            <w:pPr>
              <w:widowControl w:val="0"/>
              <w:spacing w:line="240" w:lineRule="auto"/>
              <w:jc w:val="center"/>
              <w:pPrChange w:id="130" w:author="WuKong-315" w:date="2020-11-11T17:03:00Z">
                <w:pPr>
                  <w:widowControl/>
                  <w:spacing w:line="240" w:lineRule="auto"/>
                  <w:jc w:val="center"/>
                </w:pPr>
              </w:pPrChange>
            </w:pPr>
            <w:r>
              <w:t>284.48</w:t>
            </w:r>
          </w:p>
        </w:tc>
        <w:tc>
          <w:tcPr>
            <w:tcW w:w="975" w:type="dxa"/>
            <w:shd w:val="clear" w:color="auto" w:fill="auto"/>
            <w:vAlign w:val="center"/>
            <w:tcPrChange w:id="131" w:author="WuKong-315" w:date="2020-11-11T17:03:00Z">
              <w:tcPr>
                <w:tcW w:w="975" w:type="dxa"/>
                <w:shd w:val="clear" w:color="auto" w:fill="auto"/>
                <w:vAlign w:val="center"/>
              </w:tcPr>
            </w:tcPrChange>
          </w:tcPr>
          <w:p>
            <w:pPr>
              <w:widowControl w:val="0"/>
              <w:spacing w:line="240" w:lineRule="auto"/>
              <w:jc w:val="center"/>
              <w:pPrChange w:id="132" w:author="WuKong-315" w:date="2020-11-11T17:03:00Z">
                <w:pPr>
                  <w:widowControl/>
                  <w:spacing w:line="240" w:lineRule="auto"/>
                  <w:jc w:val="center"/>
                </w:pPr>
              </w:pPrChange>
            </w:pPr>
            <w:r>
              <w:t>283.02</w:t>
            </w:r>
          </w:p>
        </w:tc>
        <w:tc>
          <w:tcPr>
            <w:tcW w:w="242" w:type="dxa"/>
            <w:shd w:val="clear" w:color="auto" w:fill="auto"/>
            <w:vAlign w:val="center"/>
            <w:tcPrChange w:id="133" w:author="WuKong-315" w:date="2020-11-11T17:03:00Z">
              <w:tcPr>
                <w:tcW w:w="242" w:type="dxa"/>
                <w:shd w:val="clear" w:color="auto" w:fill="auto"/>
                <w:vAlign w:val="center"/>
              </w:tcPr>
            </w:tcPrChange>
          </w:tcPr>
          <w:p>
            <w:pPr>
              <w:widowControl w:val="0"/>
              <w:spacing w:line="240" w:lineRule="auto"/>
              <w:jc w:val="center"/>
              <w:pPrChange w:id="134" w:author="WuKong-315" w:date="2020-11-11T17:03:00Z">
                <w:pPr>
                  <w:widowControl/>
                  <w:spacing w:line="240" w:lineRule="auto"/>
                  <w:jc w:val="center"/>
                </w:pPr>
              </w:pPrChange>
            </w:pPr>
            <w:r>
              <w:t>284.77</w:t>
            </w:r>
          </w:p>
        </w:tc>
      </w:tr>
      <w:tr>
        <w:tblPrEx>
          <w:tblCellMar>
            <w:top w:w="0" w:type="dxa"/>
            <w:left w:w="108" w:type="dxa"/>
            <w:bottom w:w="0" w:type="dxa"/>
            <w:right w:w="108" w:type="dxa"/>
          </w:tblCellMar>
          <w:tblPrExChange w:id="135" w:author="WuKong-315" w:date="2020-11-11T17:03:00Z">
            <w:tblPrEx>
              <w:tblCellMar>
                <w:top w:w="0" w:type="dxa"/>
                <w:left w:w="108" w:type="dxa"/>
                <w:bottom w:w="0" w:type="dxa"/>
                <w:right w:w="108" w:type="dxa"/>
              </w:tblCellMar>
            </w:tblPrEx>
          </w:tblPrExChange>
        </w:tblPrEx>
        <w:trPr>
          <w:trHeight w:val="454" w:hRule="atLeast"/>
          <w:trPrChange w:id="135" w:author="WuKong-315" w:date="2020-11-11T17:03:00Z">
            <w:trPr>
              <w:trHeight w:val="315" w:hRule="atLeast"/>
            </w:trPr>
          </w:trPrChange>
        </w:trPr>
        <w:tc>
          <w:tcPr>
            <w:tcW w:w="3114" w:type="dxa"/>
            <w:tcBorders>
              <w:bottom w:val="single" w:color="auto" w:sz="18" w:space="0"/>
            </w:tcBorders>
            <w:shd w:val="clear" w:color="auto" w:fill="auto"/>
            <w:noWrap/>
            <w:vAlign w:val="center"/>
            <w:tcPrChange w:id="136" w:author="WuKong-315" w:date="2020-11-11T17:03:00Z">
              <w:tcPr>
                <w:tcW w:w="3114" w:type="dxa"/>
                <w:tcBorders>
                  <w:bottom w:val="single" w:color="auto" w:sz="18" w:space="0"/>
                </w:tcBorders>
                <w:shd w:val="clear" w:color="auto" w:fill="auto"/>
                <w:noWrap/>
                <w:vAlign w:val="bottom"/>
              </w:tcPr>
            </w:tcPrChange>
          </w:tcPr>
          <w:p>
            <w:pPr>
              <w:widowControl w:val="0"/>
              <w:spacing w:line="240" w:lineRule="auto"/>
              <w:jc w:val="center"/>
              <w:pPrChange w:id="137" w:author="WuKong-315" w:date="2020-11-11T17:03:00Z">
                <w:pPr>
                  <w:widowControl/>
                  <w:spacing w:line="240" w:lineRule="auto"/>
                  <w:jc w:val="center"/>
                </w:pPr>
              </w:pPrChange>
            </w:pPr>
            <w:r>
              <w:rPr>
                <w:rFonts w:hint="eastAsia"/>
              </w:rPr>
              <w:t>Number of splices: Total</w:t>
            </w:r>
          </w:p>
        </w:tc>
        <w:tc>
          <w:tcPr>
            <w:tcW w:w="975" w:type="dxa"/>
            <w:tcBorders>
              <w:bottom w:val="single" w:color="auto" w:sz="18" w:space="0"/>
            </w:tcBorders>
            <w:shd w:val="clear" w:color="auto" w:fill="auto"/>
            <w:vAlign w:val="center"/>
            <w:tcPrChange w:id="138" w:author="WuKong-315" w:date="2020-11-11T17:03:00Z">
              <w:tcPr>
                <w:tcW w:w="975" w:type="dxa"/>
                <w:tcBorders>
                  <w:bottom w:val="single" w:color="auto" w:sz="18" w:space="0"/>
                </w:tcBorders>
                <w:shd w:val="clear" w:color="auto" w:fill="auto"/>
                <w:vAlign w:val="center"/>
              </w:tcPr>
            </w:tcPrChange>
          </w:tcPr>
          <w:p>
            <w:pPr>
              <w:widowControl w:val="0"/>
              <w:spacing w:line="240" w:lineRule="auto"/>
              <w:jc w:val="center"/>
              <w:pPrChange w:id="139" w:author="WuKong-315" w:date="2020-11-11T17:03:00Z">
                <w:pPr>
                  <w:widowControl/>
                  <w:spacing w:line="240" w:lineRule="auto"/>
                  <w:jc w:val="center"/>
                </w:pPr>
              </w:pPrChange>
            </w:pPr>
            <w:r>
              <w:t>14244772</w:t>
            </w:r>
          </w:p>
        </w:tc>
        <w:tc>
          <w:tcPr>
            <w:tcW w:w="975" w:type="dxa"/>
            <w:tcBorders>
              <w:bottom w:val="single" w:color="auto" w:sz="18" w:space="0"/>
            </w:tcBorders>
            <w:shd w:val="clear" w:color="auto" w:fill="auto"/>
            <w:vAlign w:val="center"/>
            <w:tcPrChange w:id="140" w:author="WuKong-315" w:date="2020-11-11T17:03:00Z">
              <w:tcPr>
                <w:tcW w:w="975" w:type="dxa"/>
                <w:tcBorders>
                  <w:bottom w:val="single" w:color="auto" w:sz="18" w:space="0"/>
                </w:tcBorders>
                <w:shd w:val="clear" w:color="auto" w:fill="auto"/>
                <w:vAlign w:val="center"/>
              </w:tcPr>
            </w:tcPrChange>
          </w:tcPr>
          <w:p>
            <w:pPr>
              <w:widowControl w:val="0"/>
              <w:spacing w:line="240" w:lineRule="auto"/>
              <w:jc w:val="center"/>
              <w:pPrChange w:id="141" w:author="WuKong-315" w:date="2020-11-11T17:03:00Z">
                <w:pPr>
                  <w:widowControl/>
                  <w:spacing w:line="240" w:lineRule="auto"/>
                  <w:jc w:val="center"/>
                </w:pPr>
              </w:pPrChange>
            </w:pPr>
            <w:r>
              <w:t>17232504</w:t>
            </w:r>
          </w:p>
        </w:tc>
        <w:tc>
          <w:tcPr>
            <w:tcW w:w="975" w:type="dxa"/>
            <w:tcBorders>
              <w:bottom w:val="single" w:color="auto" w:sz="18" w:space="0"/>
            </w:tcBorders>
            <w:shd w:val="clear" w:color="auto" w:fill="auto"/>
            <w:vAlign w:val="center"/>
            <w:tcPrChange w:id="142" w:author="WuKong-315" w:date="2020-11-11T17:03:00Z">
              <w:tcPr>
                <w:tcW w:w="975" w:type="dxa"/>
                <w:tcBorders>
                  <w:bottom w:val="single" w:color="auto" w:sz="18" w:space="0"/>
                </w:tcBorders>
                <w:shd w:val="clear" w:color="auto" w:fill="auto"/>
                <w:vAlign w:val="center"/>
              </w:tcPr>
            </w:tcPrChange>
          </w:tcPr>
          <w:p>
            <w:pPr>
              <w:widowControl w:val="0"/>
              <w:spacing w:line="240" w:lineRule="auto"/>
              <w:jc w:val="center"/>
              <w:pPrChange w:id="143" w:author="WuKong-315" w:date="2020-11-11T17:03:00Z">
                <w:pPr>
                  <w:widowControl/>
                  <w:spacing w:line="240" w:lineRule="auto"/>
                  <w:jc w:val="center"/>
                </w:pPr>
              </w:pPrChange>
            </w:pPr>
            <w:r>
              <w:t>18622428</w:t>
            </w:r>
          </w:p>
        </w:tc>
        <w:tc>
          <w:tcPr>
            <w:tcW w:w="975" w:type="dxa"/>
            <w:tcBorders>
              <w:bottom w:val="single" w:color="auto" w:sz="18" w:space="0"/>
            </w:tcBorders>
            <w:shd w:val="clear" w:color="auto" w:fill="auto"/>
            <w:vAlign w:val="center"/>
            <w:tcPrChange w:id="144" w:author="WuKong-315" w:date="2020-11-11T17:03:00Z">
              <w:tcPr>
                <w:tcW w:w="975" w:type="dxa"/>
                <w:tcBorders>
                  <w:bottom w:val="single" w:color="auto" w:sz="18" w:space="0"/>
                </w:tcBorders>
                <w:shd w:val="clear" w:color="auto" w:fill="auto"/>
                <w:vAlign w:val="center"/>
              </w:tcPr>
            </w:tcPrChange>
          </w:tcPr>
          <w:p>
            <w:pPr>
              <w:widowControl w:val="0"/>
              <w:spacing w:line="240" w:lineRule="auto"/>
              <w:jc w:val="center"/>
              <w:pPrChange w:id="145" w:author="WuKong-315" w:date="2020-11-11T17:03:00Z">
                <w:pPr>
                  <w:widowControl/>
                  <w:spacing w:line="240" w:lineRule="auto"/>
                  <w:jc w:val="center"/>
                </w:pPr>
              </w:pPrChange>
            </w:pPr>
            <w:r>
              <w:t>13065461</w:t>
            </w:r>
          </w:p>
        </w:tc>
        <w:tc>
          <w:tcPr>
            <w:tcW w:w="242" w:type="dxa"/>
            <w:tcBorders>
              <w:bottom w:val="single" w:color="auto" w:sz="18" w:space="0"/>
            </w:tcBorders>
            <w:shd w:val="clear" w:color="auto" w:fill="auto"/>
            <w:vAlign w:val="center"/>
            <w:tcPrChange w:id="146" w:author="WuKong-315" w:date="2020-11-11T17:03:00Z">
              <w:tcPr>
                <w:tcW w:w="242" w:type="dxa"/>
                <w:tcBorders>
                  <w:bottom w:val="single" w:color="auto" w:sz="18" w:space="0"/>
                </w:tcBorders>
                <w:shd w:val="clear" w:color="auto" w:fill="auto"/>
                <w:vAlign w:val="center"/>
              </w:tcPr>
            </w:tcPrChange>
          </w:tcPr>
          <w:p>
            <w:pPr>
              <w:widowControl w:val="0"/>
              <w:spacing w:line="240" w:lineRule="auto"/>
              <w:jc w:val="center"/>
              <w:pPrChange w:id="147" w:author="WuKong-315" w:date="2020-11-11T17:03:00Z">
                <w:pPr>
                  <w:widowControl/>
                  <w:spacing w:line="240" w:lineRule="auto"/>
                  <w:jc w:val="center"/>
                </w:pPr>
              </w:pPrChange>
            </w:pPr>
            <w:r>
              <w:t>12155439</w:t>
            </w:r>
          </w:p>
        </w:tc>
      </w:tr>
      <w:tr>
        <w:tblPrEx>
          <w:tblCellMar>
            <w:top w:w="0" w:type="dxa"/>
            <w:left w:w="108" w:type="dxa"/>
            <w:bottom w:w="0" w:type="dxa"/>
            <w:right w:w="108" w:type="dxa"/>
          </w:tblCellMar>
          <w:tblPrExChange w:id="148" w:author="WuKong-315" w:date="2020-11-11T17:04:00Z">
            <w:tblPrEx>
              <w:tblCellMar>
                <w:top w:w="0" w:type="dxa"/>
                <w:left w:w="108" w:type="dxa"/>
                <w:bottom w:w="0" w:type="dxa"/>
                <w:right w:w="108" w:type="dxa"/>
              </w:tblCellMar>
            </w:tblPrEx>
          </w:tblPrExChange>
        </w:tblPrEx>
        <w:trPr>
          <w:trHeight w:val="454" w:hRule="atLeast"/>
          <w:trPrChange w:id="148" w:author="WuKong-315" w:date="2020-11-11T17:04:00Z">
            <w:trPr>
              <w:trHeight w:val="330" w:hRule="atLeast"/>
            </w:trPr>
          </w:trPrChange>
        </w:trPr>
        <w:tc>
          <w:tcPr>
            <w:tcW w:w="3114" w:type="dxa"/>
            <w:tcBorders>
              <w:top w:val="single" w:color="auto" w:sz="18" w:space="0"/>
              <w:bottom w:val="single" w:color="auto" w:sz="18" w:space="0"/>
            </w:tcBorders>
            <w:shd w:val="clear" w:color="auto" w:fill="D9E2F3" w:themeFill="accent1" w:themeFillTint="33"/>
            <w:noWrap/>
            <w:vAlign w:val="center"/>
            <w:tcPrChange w:id="149" w:author="WuKong-315" w:date="2020-11-11T17:04:00Z">
              <w:tcPr>
                <w:tcW w:w="3114" w:type="dxa"/>
                <w:tcBorders>
                  <w:top w:val="single" w:color="auto" w:sz="18" w:space="0"/>
                  <w:bottom w:val="single" w:color="auto" w:sz="18" w:space="0"/>
                </w:tcBorders>
                <w:shd w:val="clear" w:color="000000" w:fill="B4C6E7"/>
                <w:noWrap/>
                <w:vAlign w:val="bottom"/>
              </w:tcPr>
            </w:tcPrChange>
          </w:tcPr>
          <w:p>
            <w:pPr>
              <w:widowControl w:val="0"/>
              <w:spacing w:line="240" w:lineRule="auto"/>
              <w:jc w:val="center"/>
              <w:pPrChange w:id="150" w:author="WuKong-315" w:date="2020-11-11T17:03:00Z">
                <w:pPr>
                  <w:widowControl/>
                  <w:spacing w:line="240" w:lineRule="auto"/>
                  <w:jc w:val="center"/>
                </w:pPr>
              </w:pPrChange>
            </w:pPr>
            <w:r>
              <w:rPr>
                <w:rFonts w:hint="eastAsia"/>
              </w:rPr>
              <w:t>Sample</w:t>
            </w:r>
          </w:p>
        </w:tc>
        <w:tc>
          <w:tcPr>
            <w:tcW w:w="975" w:type="dxa"/>
            <w:tcBorders>
              <w:top w:val="single" w:color="auto" w:sz="18" w:space="0"/>
              <w:bottom w:val="single" w:color="auto" w:sz="18" w:space="0"/>
            </w:tcBorders>
            <w:shd w:val="clear" w:color="auto" w:fill="D9E2F3" w:themeFill="accent1" w:themeFillTint="33"/>
            <w:vAlign w:val="center"/>
            <w:tcPrChange w:id="151" w:author="WuKong-315" w:date="2020-11-11T17:04:00Z">
              <w:tcPr>
                <w:tcW w:w="975" w:type="dxa"/>
                <w:tcBorders>
                  <w:top w:val="single" w:color="auto" w:sz="18" w:space="0"/>
                  <w:bottom w:val="single" w:color="auto" w:sz="18" w:space="0"/>
                </w:tcBorders>
                <w:shd w:val="clear" w:color="000000" w:fill="D9E2F3"/>
                <w:vAlign w:val="center"/>
              </w:tcPr>
            </w:tcPrChange>
          </w:tcPr>
          <w:p>
            <w:pPr>
              <w:widowControl w:val="0"/>
              <w:spacing w:line="240" w:lineRule="auto"/>
              <w:jc w:val="center"/>
              <w:pPrChange w:id="152" w:author="WuKong-315" w:date="2020-11-11T17:03:00Z">
                <w:pPr>
                  <w:widowControl/>
                  <w:spacing w:line="240" w:lineRule="auto"/>
                  <w:jc w:val="center"/>
                </w:pPr>
              </w:pPrChange>
            </w:pPr>
            <w:r>
              <w:t>M14-10</w:t>
            </w:r>
          </w:p>
        </w:tc>
        <w:tc>
          <w:tcPr>
            <w:tcW w:w="975" w:type="dxa"/>
            <w:tcBorders>
              <w:top w:val="single" w:color="auto" w:sz="18" w:space="0"/>
              <w:bottom w:val="single" w:color="auto" w:sz="18" w:space="0"/>
            </w:tcBorders>
            <w:shd w:val="clear" w:color="auto" w:fill="D9E2F3" w:themeFill="accent1" w:themeFillTint="33"/>
            <w:vAlign w:val="center"/>
            <w:tcPrChange w:id="153" w:author="WuKong-315" w:date="2020-11-11T17:04:00Z">
              <w:tcPr>
                <w:tcW w:w="975" w:type="dxa"/>
                <w:tcBorders>
                  <w:top w:val="single" w:color="auto" w:sz="18" w:space="0"/>
                  <w:bottom w:val="single" w:color="auto" w:sz="18" w:space="0"/>
                </w:tcBorders>
                <w:shd w:val="clear" w:color="000000" w:fill="D9E2F3"/>
                <w:vAlign w:val="center"/>
              </w:tcPr>
            </w:tcPrChange>
          </w:tcPr>
          <w:p>
            <w:pPr>
              <w:widowControl w:val="0"/>
              <w:spacing w:line="240" w:lineRule="auto"/>
              <w:jc w:val="center"/>
              <w:pPrChange w:id="154" w:author="WuKong-315" w:date="2020-11-11T17:03:00Z">
                <w:pPr>
                  <w:widowControl/>
                  <w:spacing w:line="240" w:lineRule="auto"/>
                  <w:jc w:val="center"/>
                </w:pPr>
              </w:pPrChange>
            </w:pPr>
            <w:r>
              <w:t>M14-12</w:t>
            </w:r>
          </w:p>
        </w:tc>
        <w:tc>
          <w:tcPr>
            <w:tcW w:w="975" w:type="dxa"/>
            <w:tcBorders>
              <w:top w:val="single" w:color="auto" w:sz="18" w:space="0"/>
              <w:bottom w:val="single" w:color="auto" w:sz="18" w:space="0"/>
            </w:tcBorders>
            <w:shd w:val="clear" w:color="auto" w:fill="D9E2F3" w:themeFill="accent1" w:themeFillTint="33"/>
            <w:vAlign w:val="center"/>
            <w:tcPrChange w:id="155" w:author="WuKong-315" w:date="2020-11-11T17:04:00Z">
              <w:tcPr>
                <w:tcW w:w="975" w:type="dxa"/>
                <w:tcBorders>
                  <w:top w:val="single" w:color="auto" w:sz="18" w:space="0"/>
                  <w:bottom w:val="single" w:color="auto" w:sz="18" w:space="0"/>
                </w:tcBorders>
                <w:shd w:val="clear" w:color="000000" w:fill="D9E2F3"/>
                <w:vAlign w:val="center"/>
              </w:tcPr>
            </w:tcPrChange>
          </w:tcPr>
          <w:p>
            <w:pPr>
              <w:widowControl w:val="0"/>
              <w:spacing w:line="240" w:lineRule="auto"/>
              <w:jc w:val="center"/>
              <w:pPrChange w:id="156" w:author="WuKong-315" w:date="2020-11-11T17:03:00Z">
                <w:pPr>
                  <w:widowControl/>
                  <w:spacing w:line="240" w:lineRule="auto"/>
                  <w:jc w:val="center"/>
                </w:pPr>
              </w:pPrChange>
            </w:pPr>
            <w:r>
              <w:t>M14-13</w:t>
            </w:r>
          </w:p>
        </w:tc>
        <w:tc>
          <w:tcPr>
            <w:tcW w:w="975" w:type="dxa"/>
            <w:tcBorders>
              <w:top w:val="single" w:color="auto" w:sz="18" w:space="0"/>
              <w:bottom w:val="single" w:color="auto" w:sz="18" w:space="0"/>
            </w:tcBorders>
            <w:shd w:val="clear" w:color="auto" w:fill="D9E2F3" w:themeFill="accent1" w:themeFillTint="33"/>
            <w:vAlign w:val="center"/>
            <w:tcPrChange w:id="157" w:author="WuKong-315" w:date="2020-11-11T17:04:00Z">
              <w:tcPr>
                <w:tcW w:w="975" w:type="dxa"/>
                <w:tcBorders>
                  <w:top w:val="single" w:color="auto" w:sz="18" w:space="0"/>
                  <w:bottom w:val="single" w:color="auto" w:sz="18" w:space="0"/>
                </w:tcBorders>
                <w:shd w:val="clear" w:color="000000" w:fill="D9E2F3"/>
                <w:vAlign w:val="center"/>
              </w:tcPr>
            </w:tcPrChange>
          </w:tcPr>
          <w:p>
            <w:pPr>
              <w:widowControl w:val="0"/>
              <w:spacing w:line="240" w:lineRule="auto"/>
              <w:jc w:val="center"/>
              <w:pPrChange w:id="158" w:author="WuKong-315" w:date="2020-11-11T17:03:00Z">
                <w:pPr>
                  <w:widowControl/>
                  <w:spacing w:line="240" w:lineRule="auto"/>
                  <w:jc w:val="center"/>
                </w:pPr>
              </w:pPrChange>
            </w:pPr>
            <w:r>
              <w:t>M14-14</w:t>
            </w:r>
          </w:p>
        </w:tc>
        <w:tc>
          <w:tcPr>
            <w:tcW w:w="242" w:type="dxa"/>
            <w:tcBorders>
              <w:top w:val="single" w:color="auto" w:sz="18" w:space="0"/>
              <w:bottom w:val="single" w:color="auto" w:sz="18" w:space="0"/>
            </w:tcBorders>
            <w:shd w:val="clear" w:color="auto" w:fill="D9E2F3" w:themeFill="accent1" w:themeFillTint="33"/>
            <w:vAlign w:val="center"/>
            <w:tcPrChange w:id="159" w:author="WuKong-315" w:date="2020-11-11T17:04:00Z">
              <w:tcPr>
                <w:tcW w:w="242" w:type="dxa"/>
                <w:tcBorders>
                  <w:top w:val="single" w:color="auto" w:sz="18" w:space="0"/>
                  <w:bottom w:val="single" w:color="auto" w:sz="18" w:space="0"/>
                </w:tcBorders>
                <w:shd w:val="clear" w:color="000000" w:fill="D9E2F3"/>
                <w:vAlign w:val="center"/>
              </w:tcPr>
            </w:tcPrChange>
          </w:tcPr>
          <w:p>
            <w:pPr>
              <w:widowControl w:val="0"/>
              <w:spacing w:line="240" w:lineRule="auto"/>
              <w:jc w:val="center"/>
              <w:pPrChange w:id="160" w:author="WuKong-315" w:date="2020-11-11T17:03:00Z">
                <w:pPr>
                  <w:widowControl/>
                  <w:spacing w:line="240" w:lineRule="auto"/>
                  <w:jc w:val="center"/>
                </w:pPr>
              </w:pPrChange>
            </w:pPr>
            <w:ins w:id="161" w:author="fanzida1993@yeah.net" w:date="2020-11-10T13:42:00Z">
              <w:r>
                <w:rPr/>
                <w:t>M14-</w:t>
              </w:r>
            </w:ins>
            <w:r>
              <w:t>15</w:t>
            </w:r>
          </w:p>
        </w:tc>
      </w:tr>
      <w:tr>
        <w:tblPrEx>
          <w:tblCellMar>
            <w:top w:w="0" w:type="dxa"/>
            <w:left w:w="108" w:type="dxa"/>
            <w:bottom w:w="0" w:type="dxa"/>
            <w:right w:w="108" w:type="dxa"/>
          </w:tblCellMar>
          <w:tblPrExChange w:id="162" w:author="WuKong-315" w:date="2020-11-11T17:03:00Z">
            <w:tblPrEx>
              <w:tblCellMar>
                <w:top w:w="0" w:type="dxa"/>
                <w:left w:w="108" w:type="dxa"/>
                <w:bottom w:w="0" w:type="dxa"/>
                <w:right w:w="108" w:type="dxa"/>
              </w:tblCellMar>
            </w:tblPrEx>
          </w:tblPrExChange>
        </w:tblPrEx>
        <w:trPr>
          <w:trHeight w:val="454" w:hRule="atLeast"/>
          <w:trPrChange w:id="162" w:author="WuKong-315" w:date="2020-11-11T17:03:00Z">
            <w:trPr>
              <w:trHeight w:val="315" w:hRule="atLeast"/>
            </w:trPr>
          </w:trPrChange>
        </w:trPr>
        <w:tc>
          <w:tcPr>
            <w:tcW w:w="3114" w:type="dxa"/>
            <w:tcBorders>
              <w:top w:val="single" w:color="auto" w:sz="18" w:space="0"/>
            </w:tcBorders>
            <w:shd w:val="clear" w:color="auto" w:fill="auto"/>
            <w:noWrap/>
            <w:vAlign w:val="center"/>
            <w:tcPrChange w:id="163" w:author="WuKong-315" w:date="2020-11-11T17:03:00Z">
              <w:tcPr>
                <w:tcW w:w="3114" w:type="dxa"/>
                <w:tcBorders>
                  <w:top w:val="single" w:color="auto" w:sz="18" w:space="0"/>
                </w:tcBorders>
                <w:shd w:val="clear" w:color="auto" w:fill="auto"/>
                <w:noWrap/>
                <w:vAlign w:val="bottom"/>
              </w:tcPr>
            </w:tcPrChange>
          </w:tcPr>
          <w:p>
            <w:pPr>
              <w:widowControl w:val="0"/>
              <w:spacing w:line="240" w:lineRule="auto"/>
              <w:jc w:val="center"/>
              <w:pPrChange w:id="164" w:author="WuKong-315" w:date="2020-11-11T17:03:00Z">
                <w:pPr>
                  <w:widowControl/>
                  <w:spacing w:line="240" w:lineRule="auto"/>
                  <w:jc w:val="center"/>
                </w:pPr>
              </w:pPrChange>
            </w:pPr>
            <w:r>
              <w:rPr>
                <w:rFonts w:hint="eastAsia"/>
              </w:rPr>
              <w:t>Number of input reads</w:t>
            </w:r>
          </w:p>
        </w:tc>
        <w:tc>
          <w:tcPr>
            <w:tcW w:w="975" w:type="dxa"/>
            <w:tcBorders>
              <w:top w:val="single" w:color="auto" w:sz="18" w:space="0"/>
            </w:tcBorders>
            <w:shd w:val="clear" w:color="auto" w:fill="auto"/>
            <w:vAlign w:val="center"/>
            <w:tcPrChange w:id="165" w:author="WuKong-315" w:date="2020-11-11T17:03:00Z">
              <w:tcPr>
                <w:tcW w:w="975" w:type="dxa"/>
                <w:tcBorders>
                  <w:top w:val="single" w:color="auto" w:sz="18" w:space="0"/>
                </w:tcBorders>
                <w:shd w:val="clear" w:color="auto" w:fill="auto"/>
                <w:vAlign w:val="center"/>
              </w:tcPr>
            </w:tcPrChange>
          </w:tcPr>
          <w:p>
            <w:pPr>
              <w:widowControl w:val="0"/>
              <w:spacing w:line="240" w:lineRule="auto"/>
              <w:jc w:val="center"/>
              <w:pPrChange w:id="166" w:author="WuKong-315" w:date="2020-11-11T17:03:00Z">
                <w:pPr>
                  <w:widowControl/>
                  <w:spacing w:line="240" w:lineRule="auto"/>
                  <w:jc w:val="center"/>
                </w:pPr>
              </w:pPrChange>
            </w:pPr>
            <w:r>
              <w:t>27608473</w:t>
            </w:r>
          </w:p>
        </w:tc>
        <w:tc>
          <w:tcPr>
            <w:tcW w:w="975" w:type="dxa"/>
            <w:tcBorders>
              <w:top w:val="single" w:color="auto" w:sz="18" w:space="0"/>
            </w:tcBorders>
            <w:shd w:val="clear" w:color="auto" w:fill="auto"/>
            <w:vAlign w:val="center"/>
            <w:tcPrChange w:id="167" w:author="WuKong-315" w:date="2020-11-11T17:03:00Z">
              <w:tcPr>
                <w:tcW w:w="975" w:type="dxa"/>
                <w:tcBorders>
                  <w:top w:val="single" w:color="auto" w:sz="18" w:space="0"/>
                </w:tcBorders>
                <w:shd w:val="clear" w:color="auto" w:fill="auto"/>
                <w:vAlign w:val="center"/>
              </w:tcPr>
            </w:tcPrChange>
          </w:tcPr>
          <w:p>
            <w:pPr>
              <w:widowControl w:val="0"/>
              <w:spacing w:line="240" w:lineRule="auto"/>
              <w:jc w:val="center"/>
              <w:pPrChange w:id="168" w:author="WuKong-315" w:date="2020-11-11T17:03:00Z">
                <w:pPr>
                  <w:widowControl/>
                  <w:spacing w:line="240" w:lineRule="auto"/>
                  <w:jc w:val="center"/>
                </w:pPr>
              </w:pPrChange>
            </w:pPr>
            <w:r>
              <w:t>23970878</w:t>
            </w:r>
          </w:p>
        </w:tc>
        <w:tc>
          <w:tcPr>
            <w:tcW w:w="975" w:type="dxa"/>
            <w:tcBorders>
              <w:top w:val="single" w:color="auto" w:sz="18" w:space="0"/>
            </w:tcBorders>
            <w:shd w:val="clear" w:color="auto" w:fill="auto"/>
            <w:vAlign w:val="center"/>
            <w:tcPrChange w:id="169" w:author="WuKong-315" w:date="2020-11-11T17:03:00Z">
              <w:tcPr>
                <w:tcW w:w="975" w:type="dxa"/>
                <w:tcBorders>
                  <w:top w:val="single" w:color="auto" w:sz="18" w:space="0"/>
                </w:tcBorders>
                <w:shd w:val="clear" w:color="auto" w:fill="auto"/>
                <w:vAlign w:val="center"/>
              </w:tcPr>
            </w:tcPrChange>
          </w:tcPr>
          <w:p>
            <w:pPr>
              <w:widowControl w:val="0"/>
              <w:spacing w:line="240" w:lineRule="auto"/>
              <w:jc w:val="center"/>
              <w:pPrChange w:id="170" w:author="WuKong-315" w:date="2020-11-11T17:03:00Z">
                <w:pPr>
                  <w:widowControl/>
                  <w:spacing w:line="240" w:lineRule="auto"/>
                  <w:jc w:val="center"/>
                </w:pPr>
              </w:pPrChange>
            </w:pPr>
            <w:r>
              <w:t>25730037</w:t>
            </w:r>
          </w:p>
        </w:tc>
        <w:tc>
          <w:tcPr>
            <w:tcW w:w="975" w:type="dxa"/>
            <w:tcBorders>
              <w:top w:val="single" w:color="auto" w:sz="18" w:space="0"/>
            </w:tcBorders>
            <w:shd w:val="clear" w:color="auto" w:fill="auto"/>
            <w:vAlign w:val="center"/>
            <w:tcPrChange w:id="171" w:author="WuKong-315" w:date="2020-11-11T17:03:00Z">
              <w:tcPr>
                <w:tcW w:w="975" w:type="dxa"/>
                <w:tcBorders>
                  <w:top w:val="single" w:color="auto" w:sz="18" w:space="0"/>
                </w:tcBorders>
                <w:shd w:val="clear" w:color="auto" w:fill="auto"/>
                <w:vAlign w:val="center"/>
              </w:tcPr>
            </w:tcPrChange>
          </w:tcPr>
          <w:p>
            <w:pPr>
              <w:widowControl w:val="0"/>
              <w:spacing w:line="240" w:lineRule="auto"/>
              <w:jc w:val="center"/>
              <w:pPrChange w:id="172" w:author="WuKong-315" w:date="2020-11-11T17:03:00Z">
                <w:pPr>
                  <w:widowControl/>
                  <w:spacing w:line="240" w:lineRule="auto"/>
                  <w:jc w:val="center"/>
                </w:pPr>
              </w:pPrChange>
            </w:pPr>
            <w:r>
              <w:t>25652861</w:t>
            </w:r>
          </w:p>
        </w:tc>
        <w:tc>
          <w:tcPr>
            <w:tcW w:w="242" w:type="dxa"/>
            <w:tcBorders>
              <w:top w:val="single" w:color="auto" w:sz="18" w:space="0"/>
            </w:tcBorders>
            <w:shd w:val="clear" w:color="auto" w:fill="auto"/>
            <w:vAlign w:val="center"/>
            <w:tcPrChange w:id="173" w:author="WuKong-315" w:date="2020-11-11T17:03:00Z">
              <w:tcPr>
                <w:tcW w:w="242" w:type="dxa"/>
                <w:tcBorders>
                  <w:top w:val="single" w:color="auto" w:sz="18" w:space="0"/>
                </w:tcBorders>
                <w:shd w:val="clear" w:color="auto" w:fill="auto"/>
                <w:vAlign w:val="center"/>
              </w:tcPr>
            </w:tcPrChange>
          </w:tcPr>
          <w:p>
            <w:pPr>
              <w:widowControl w:val="0"/>
              <w:spacing w:line="240" w:lineRule="auto"/>
              <w:jc w:val="center"/>
              <w:pPrChange w:id="174" w:author="WuKong-315" w:date="2020-11-11T17:03:00Z">
                <w:pPr>
                  <w:widowControl/>
                  <w:spacing w:line="240" w:lineRule="auto"/>
                  <w:jc w:val="center"/>
                </w:pPr>
              </w:pPrChange>
            </w:pPr>
            <w:r>
              <w:t>25143678</w:t>
            </w:r>
          </w:p>
        </w:tc>
      </w:tr>
      <w:tr>
        <w:tblPrEx>
          <w:tblCellMar>
            <w:top w:w="0" w:type="dxa"/>
            <w:left w:w="108" w:type="dxa"/>
            <w:bottom w:w="0" w:type="dxa"/>
            <w:right w:w="108" w:type="dxa"/>
          </w:tblCellMar>
          <w:tblPrExChange w:id="175" w:author="WuKong-315" w:date="2020-11-11T17:04:00Z">
            <w:tblPrEx>
              <w:tblCellMar>
                <w:top w:w="0" w:type="dxa"/>
                <w:left w:w="108" w:type="dxa"/>
                <w:bottom w:w="0" w:type="dxa"/>
                <w:right w:w="108" w:type="dxa"/>
              </w:tblCellMar>
            </w:tblPrEx>
          </w:tblPrExChange>
        </w:tblPrEx>
        <w:trPr>
          <w:trHeight w:val="454" w:hRule="atLeast"/>
          <w:trPrChange w:id="175" w:author="WuKong-315" w:date="2020-11-11T17:04:00Z">
            <w:trPr>
              <w:trHeight w:val="315" w:hRule="atLeast"/>
            </w:trPr>
          </w:trPrChange>
        </w:trPr>
        <w:tc>
          <w:tcPr>
            <w:tcW w:w="3114" w:type="dxa"/>
            <w:tcBorders>
              <w:bottom w:val="single" w:color="auto" w:sz="12" w:space="0"/>
            </w:tcBorders>
            <w:shd w:val="clear" w:color="auto" w:fill="auto"/>
            <w:noWrap/>
            <w:vAlign w:val="center"/>
            <w:tcPrChange w:id="176" w:author="WuKong-315" w:date="2020-11-11T17:04:00Z">
              <w:tcPr>
                <w:tcW w:w="3114" w:type="dxa"/>
                <w:shd w:val="clear" w:color="auto" w:fill="auto"/>
                <w:noWrap/>
                <w:vAlign w:val="bottom"/>
              </w:tcPr>
            </w:tcPrChange>
          </w:tcPr>
          <w:p>
            <w:pPr>
              <w:widowControl w:val="0"/>
              <w:spacing w:line="240" w:lineRule="auto"/>
              <w:jc w:val="center"/>
              <w:pPrChange w:id="177" w:author="WuKong-315" w:date="2020-11-11T17:03:00Z">
                <w:pPr>
                  <w:widowControl/>
                  <w:spacing w:line="240" w:lineRule="auto"/>
                  <w:jc w:val="center"/>
                </w:pPr>
              </w:pPrChange>
            </w:pPr>
            <w:r>
              <w:rPr>
                <w:rFonts w:hint="eastAsia"/>
              </w:rPr>
              <w:t>Average input read length</w:t>
            </w:r>
          </w:p>
        </w:tc>
        <w:tc>
          <w:tcPr>
            <w:tcW w:w="975" w:type="dxa"/>
            <w:tcBorders>
              <w:bottom w:val="single" w:color="auto" w:sz="12" w:space="0"/>
            </w:tcBorders>
            <w:shd w:val="clear" w:color="auto" w:fill="auto"/>
            <w:vAlign w:val="center"/>
            <w:tcPrChange w:id="178" w:author="WuKong-315" w:date="2020-11-11T17:04:00Z">
              <w:tcPr>
                <w:tcW w:w="975" w:type="dxa"/>
                <w:shd w:val="clear" w:color="auto" w:fill="auto"/>
                <w:vAlign w:val="center"/>
              </w:tcPr>
            </w:tcPrChange>
          </w:tcPr>
          <w:p>
            <w:pPr>
              <w:widowControl w:val="0"/>
              <w:spacing w:line="240" w:lineRule="auto"/>
              <w:jc w:val="center"/>
              <w:pPrChange w:id="179" w:author="WuKong-315" w:date="2020-11-11T17:03:00Z">
                <w:pPr>
                  <w:widowControl/>
                  <w:spacing w:line="240" w:lineRule="auto"/>
                  <w:jc w:val="center"/>
                </w:pPr>
              </w:pPrChange>
            </w:pPr>
            <w:r>
              <w:t>287</w:t>
            </w:r>
          </w:p>
        </w:tc>
        <w:tc>
          <w:tcPr>
            <w:tcW w:w="975" w:type="dxa"/>
            <w:tcBorders>
              <w:bottom w:val="single" w:color="auto" w:sz="12" w:space="0"/>
            </w:tcBorders>
            <w:shd w:val="clear" w:color="auto" w:fill="auto"/>
            <w:vAlign w:val="center"/>
            <w:tcPrChange w:id="180" w:author="WuKong-315" w:date="2020-11-11T17:04:00Z">
              <w:tcPr>
                <w:tcW w:w="975" w:type="dxa"/>
                <w:shd w:val="clear" w:color="auto" w:fill="auto"/>
                <w:vAlign w:val="center"/>
              </w:tcPr>
            </w:tcPrChange>
          </w:tcPr>
          <w:p>
            <w:pPr>
              <w:widowControl w:val="0"/>
              <w:spacing w:line="240" w:lineRule="auto"/>
              <w:jc w:val="center"/>
              <w:pPrChange w:id="181" w:author="WuKong-315" w:date="2020-11-11T17:03:00Z">
                <w:pPr>
                  <w:widowControl/>
                  <w:spacing w:line="240" w:lineRule="auto"/>
                  <w:jc w:val="center"/>
                </w:pPr>
              </w:pPrChange>
            </w:pPr>
            <w:r>
              <w:t>260</w:t>
            </w:r>
          </w:p>
        </w:tc>
        <w:tc>
          <w:tcPr>
            <w:tcW w:w="975" w:type="dxa"/>
            <w:tcBorders>
              <w:bottom w:val="single" w:color="auto" w:sz="12" w:space="0"/>
            </w:tcBorders>
            <w:shd w:val="clear" w:color="auto" w:fill="auto"/>
            <w:vAlign w:val="center"/>
            <w:tcPrChange w:id="182" w:author="WuKong-315" w:date="2020-11-11T17:04:00Z">
              <w:tcPr>
                <w:tcW w:w="975" w:type="dxa"/>
                <w:shd w:val="clear" w:color="auto" w:fill="auto"/>
                <w:vAlign w:val="center"/>
              </w:tcPr>
            </w:tcPrChange>
          </w:tcPr>
          <w:p>
            <w:pPr>
              <w:widowControl w:val="0"/>
              <w:spacing w:line="240" w:lineRule="auto"/>
              <w:jc w:val="center"/>
              <w:pPrChange w:id="183" w:author="WuKong-315" w:date="2020-11-11T17:03:00Z">
                <w:pPr>
                  <w:widowControl/>
                  <w:spacing w:line="240" w:lineRule="auto"/>
                  <w:jc w:val="center"/>
                </w:pPr>
              </w:pPrChange>
            </w:pPr>
            <w:r>
              <w:t>276</w:t>
            </w:r>
          </w:p>
        </w:tc>
        <w:tc>
          <w:tcPr>
            <w:tcW w:w="975" w:type="dxa"/>
            <w:tcBorders>
              <w:bottom w:val="single" w:color="auto" w:sz="12" w:space="0"/>
            </w:tcBorders>
            <w:shd w:val="clear" w:color="auto" w:fill="auto"/>
            <w:vAlign w:val="center"/>
            <w:tcPrChange w:id="184" w:author="WuKong-315" w:date="2020-11-11T17:04:00Z">
              <w:tcPr>
                <w:tcW w:w="975" w:type="dxa"/>
                <w:shd w:val="clear" w:color="auto" w:fill="auto"/>
                <w:vAlign w:val="center"/>
              </w:tcPr>
            </w:tcPrChange>
          </w:tcPr>
          <w:p>
            <w:pPr>
              <w:widowControl w:val="0"/>
              <w:spacing w:line="240" w:lineRule="auto"/>
              <w:jc w:val="center"/>
              <w:pPrChange w:id="185" w:author="WuKong-315" w:date="2020-11-11T17:03:00Z">
                <w:pPr>
                  <w:widowControl/>
                  <w:spacing w:line="240" w:lineRule="auto"/>
                  <w:jc w:val="center"/>
                </w:pPr>
              </w:pPrChange>
            </w:pPr>
            <w:r>
              <w:t>272</w:t>
            </w:r>
          </w:p>
        </w:tc>
        <w:tc>
          <w:tcPr>
            <w:tcW w:w="242" w:type="dxa"/>
            <w:tcBorders>
              <w:bottom w:val="single" w:color="auto" w:sz="12" w:space="0"/>
            </w:tcBorders>
            <w:shd w:val="clear" w:color="auto" w:fill="auto"/>
            <w:vAlign w:val="center"/>
            <w:tcPrChange w:id="186" w:author="WuKong-315" w:date="2020-11-11T17:04:00Z">
              <w:tcPr>
                <w:tcW w:w="242" w:type="dxa"/>
                <w:shd w:val="clear" w:color="auto" w:fill="auto"/>
                <w:vAlign w:val="center"/>
              </w:tcPr>
            </w:tcPrChange>
          </w:tcPr>
          <w:p>
            <w:pPr>
              <w:widowControl w:val="0"/>
              <w:spacing w:line="240" w:lineRule="auto"/>
              <w:jc w:val="center"/>
              <w:pPrChange w:id="187" w:author="WuKong-315" w:date="2020-11-11T17:03:00Z">
                <w:pPr>
                  <w:widowControl/>
                  <w:spacing w:line="240" w:lineRule="auto"/>
                  <w:jc w:val="center"/>
                </w:pPr>
              </w:pPrChange>
            </w:pPr>
            <w:r>
              <w:t>275</w:t>
            </w:r>
          </w:p>
        </w:tc>
      </w:tr>
      <w:tr>
        <w:tblPrEx>
          <w:tblCellMar>
            <w:top w:w="0" w:type="dxa"/>
            <w:left w:w="108" w:type="dxa"/>
            <w:bottom w:w="0" w:type="dxa"/>
            <w:right w:w="108" w:type="dxa"/>
          </w:tblCellMar>
          <w:tblPrExChange w:id="188" w:author="WuKong-315" w:date="2020-11-11T17:04:00Z">
            <w:tblPrEx>
              <w:tblCellMar>
                <w:top w:w="0" w:type="dxa"/>
                <w:left w:w="108" w:type="dxa"/>
                <w:bottom w:w="0" w:type="dxa"/>
                <w:right w:w="108" w:type="dxa"/>
              </w:tblCellMar>
            </w:tblPrEx>
          </w:tblPrExChange>
        </w:tblPrEx>
        <w:trPr>
          <w:trHeight w:val="454" w:hRule="atLeast"/>
          <w:trPrChange w:id="188" w:author="WuKong-315" w:date="2020-11-11T17:04:00Z">
            <w:trPr>
              <w:trHeight w:val="330" w:hRule="atLeast"/>
            </w:trPr>
          </w:trPrChange>
        </w:trPr>
        <w:tc>
          <w:tcPr>
            <w:tcW w:w="7256" w:type="dxa"/>
            <w:gridSpan w:val="6"/>
            <w:tcBorders>
              <w:top w:val="single" w:color="auto" w:sz="12" w:space="0"/>
              <w:bottom w:val="single" w:color="auto" w:sz="12" w:space="0"/>
            </w:tcBorders>
            <w:shd w:val="clear" w:color="auto" w:fill="D9E2F3" w:themeFill="accent1" w:themeFillTint="33"/>
            <w:noWrap/>
            <w:vAlign w:val="center"/>
            <w:tcPrChange w:id="189" w:author="WuKong-315" w:date="2020-11-11T17:04:00Z">
              <w:tcPr>
                <w:tcW w:w="7256" w:type="dxa"/>
                <w:gridSpan w:val="6"/>
                <w:shd w:val="clear" w:color="000000" w:fill="D9E1F2"/>
                <w:noWrap/>
                <w:vAlign w:val="bottom"/>
              </w:tcPr>
            </w:tcPrChange>
          </w:tcPr>
          <w:p>
            <w:pPr>
              <w:widowControl w:val="0"/>
              <w:spacing w:line="240" w:lineRule="auto"/>
              <w:jc w:val="center"/>
              <w:pPrChange w:id="190" w:author="WuKong-315" w:date="2020-11-11T17:03:00Z">
                <w:pPr>
                  <w:widowControl/>
                  <w:spacing w:line="240" w:lineRule="auto"/>
                </w:pPr>
              </w:pPrChange>
            </w:pPr>
            <w:commentRangeStart w:id="3"/>
            <w:r>
              <w:rPr>
                <w:rFonts w:hint="eastAsia"/>
              </w:rPr>
              <w:t>UNIQUE READS:</w:t>
            </w:r>
            <w:commentRangeEnd w:id="3"/>
            <w:r>
              <w:rPr>
                <w:rStyle w:val="29"/>
              </w:rPr>
              <w:commentReference w:id="3"/>
            </w:r>
          </w:p>
        </w:tc>
      </w:tr>
      <w:tr>
        <w:tblPrEx>
          <w:tblCellMar>
            <w:top w:w="0" w:type="dxa"/>
            <w:left w:w="108" w:type="dxa"/>
            <w:bottom w:w="0" w:type="dxa"/>
            <w:right w:w="108" w:type="dxa"/>
          </w:tblCellMar>
          <w:tblPrExChange w:id="191" w:author="WuKong-315" w:date="2020-11-11T17:04:00Z">
            <w:tblPrEx>
              <w:tblCellMar>
                <w:top w:w="0" w:type="dxa"/>
                <w:left w:w="108" w:type="dxa"/>
                <w:bottom w:w="0" w:type="dxa"/>
                <w:right w:w="108" w:type="dxa"/>
              </w:tblCellMar>
            </w:tblPrEx>
          </w:tblPrExChange>
        </w:tblPrEx>
        <w:trPr>
          <w:trHeight w:val="454" w:hRule="atLeast"/>
          <w:trPrChange w:id="191" w:author="WuKong-315" w:date="2020-11-11T17:04:00Z">
            <w:trPr>
              <w:trHeight w:val="315" w:hRule="atLeast"/>
            </w:trPr>
          </w:trPrChange>
        </w:trPr>
        <w:tc>
          <w:tcPr>
            <w:tcW w:w="3114" w:type="dxa"/>
            <w:tcBorders>
              <w:top w:val="single" w:color="auto" w:sz="12" w:space="0"/>
            </w:tcBorders>
            <w:shd w:val="clear" w:color="auto" w:fill="auto"/>
            <w:noWrap/>
            <w:vAlign w:val="center"/>
            <w:tcPrChange w:id="192" w:author="WuKong-315" w:date="2020-11-11T17:04:00Z">
              <w:tcPr>
                <w:tcW w:w="3114" w:type="dxa"/>
                <w:shd w:val="clear" w:color="auto" w:fill="auto"/>
                <w:noWrap/>
                <w:vAlign w:val="bottom"/>
              </w:tcPr>
            </w:tcPrChange>
          </w:tcPr>
          <w:p>
            <w:pPr>
              <w:widowControl w:val="0"/>
              <w:spacing w:line="240" w:lineRule="auto"/>
              <w:jc w:val="center"/>
              <w:pPrChange w:id="193" w:author="WuKong-315" w:date="2020-11-11T17:03:00Z">
                <w:pPr>
                  <w:widowControl/>
                  <w:spacing w:line="240" w:lineRule="auto"/>
                  <w:jc w:val="center"/>
                </w:pPr>
              </w:pPrChange>
            </w:pPr>
            <w:r>
              <w:rPr>
                <w:rFonts w:hint="eastAsia"/>
              </w:rPr>
              <w:t>Uniquely mapped reads number</w:t>
            </w:r>
          </w:p>
        </w:tc>
        <w:tc>
          <w:tcPr>
            <w:tcW w:w="975" w:type="dxa"/>
            <w:tcBorders>
              <w:top w:val="single" w:color="auto" w:sz="12" w:space="0"/>
            </w:tcBorders>
            <w:shd w:val="clear" w:color="auto" w:fill="auto"/>
            <w:vAlign w:val="center"/>
            <w:tcPrChange w:id="194" w:author="WuKong-315" w:date="2020-11-11T17:04:00Z">
              <w:tcPr>
                <w:tcW w:w="975" w:type="dxa"/>
                <w:shd w:val="clear" w:color="auto" w:fill="auto"/>
                <w:vAlign w:val="center"/>
              </w:tcPr>
            </w:tcPrChange>
          </w:tcPr>
          <w:p>
            <w:pPr>
              <w:widowControl w:val="0"/>
              <w:spacing w:line="240" w:lineRule="auto"/>
              <w:jc w:val="center"/>
              <w:pPrChange w:id="195" w:author="WuKong-315" w:date="2020-11-11T17:03:00Z">
                <w:pPr>
                  <w:widowControl/>
                  <w:spacing w:line="240" w:lineRule="auto"/>
                  <w:jc w:val="center"/>
                </w:pPr>
              </w:pPrChange>
            </w:pPr>
            <w:r>
              <w:t>20740891</w:t>
            </w:r>
          </w:p>
        </w:tc>
        <w:tc>
          <w:tcPr>
            <w:tcW w:w="975" w:type="dxa"/>
            <w:tcBorders>
              <w:top w:val="single" w:color="auto" w:sz="12" w:space="0"/>
            </w:tcBorders>
            <w:shd w:val="clear" w:color="auto" w:fill="auto"/>
            <w:vAlign w:val="center"/>
            <w:tcPrChange w:id="196" w:author="WuKong-315" w:date="2020-11-11T17:04:00Z">
              <w:tcPr>
                <w:tcW w:w="975" w:type="dxa"/>
                <w:shd w:val="clear" w:color="auto" w:fill="auto"/>
                <w:vAlign w:val="center"/>
              </w:tcPr>
            </w:tcPrChange>
          </w:tcPr>
          <w:p>
            <w:pPr>
              <w:widowControl w:val="0"/>
              <w:spacing w:line="240" w:lineRule="auto"/>
              <w:jc w:val="center"/>
              <w:pPrChange w:id="197" w:author="WuKong-315" w:date="2020-11-11T17:03:00Z">
                <w:pPr>
                  <w:widowControl/>
                  <w:spacing w:line="240" w:lineRule="auto"/>
                  <w:jc w:val="center"/>
                </w:pPr>
              </w:pPrChange>
            </w:pPr>
            <w:r>
              <w:t>19839793</w:t>
            </w:r>
          </w:p>
        </w:tc>
        <w:tc>
          <w:tcPr>
            <w:tcW w:w="975" w:type="dxa"/>
            <w:tcBorders>
              <w:top w:val="single" w:color="auto" w:sz="12" w:space="0"/>
            </w:tcBorders>
            <w:shd w:val="clear" w:color="auto" w:fill="auto"/>
            <w:vAlign w:val="center"/>
            <w:tcPrChange w:id="198" w:author="WuKong-315" w:date="2020-11-11T17:04:00Z">
              <w:tcPr>
                <w:tcW w:w="975" w:type="dxa"/>
                <w:shd w:val="clear" w:color="auto" w:fill="auto"/>
                <w:vAlign w:val="center"/>
              </w:tcPr>
            </w:tcPrChange>
          </w:tcPr>
          <w:p>
            <w:pPr>
              <w:widowControl w:val="0"/>
              <w:spacing w:line="240" w:lineRule="auto"/>
              <w:jc w:val="center"/>
              <w:pPrChange w:id="199" w:author="WuKong-315" w:date="2020-11-11T17:03:00Z">
                <w:pPr>
                  <w:widowControl/>
                  <w:spacing w:line="240" w:lineRule="auto"/>
                  <w:jc w:val="center"/>
                </w:pPr>
              </w:pPrChange>
            </w:pPr>
            <w:r>
              <w:t>21399875</w:t>
            </w:r>
          </w:p>
        </w:tc>
        <w:tc>
          <w:tcPr>
            <w:tcW w:w="975" w:type="dxa"/>
            <w:tcBorders>
              <w:top w:val="single" w:color="auto" w:sz="12" w:space="0"/>
            </w:tcBorders>
            <w:shd w:val="clear" w:color="auto" w:fill="auto"/>
            <w:vAlign w:val="center"/>
            <w:tcPrChange w:id="200" w:author="WuKong-315" w:date="2020-11-11T17:04:00Z">
              <w:tcPr>
                <w:tcW w:w="975" w:type="dxa"/>
                <w:shd w:val="clear" w:color="auto" w:fill="auto"/>
                <w:vAlign w:val="center"/>
              </w:tcPr>
            </w:tcPrChange>
          </w:tcPr>
          <w:p>
            <w:pPr>
              <w:widowControl w:val="0"/>
              <w:spacing w:line="240" w:lineRule="auto"/>
              <w:jc w:val="center"/>
              <w:pPrChange w:id="201" w:author="WuKong-315" w:date="2020-11-11T17:03:00Z">
                <w:pPr>
                  <w:widowControl/>
                  <w:spacing w:line="240" w:lineRule="auto"/>
                  <w:jc w:val="center"/>
                </w:pPr>
              </w:pPrChange>
            </w:pPr>
            <w:r>
              <w:t>20831422</w:t>
            </w:r>
          </w:p>
        </w:tc>
        <w:tc>
          <w:tcPr>
            <w:tcW w:w="242" w:type="dxa"/>
            <w:tcBorders>
              <w:top w:val="single" w:color="auto" w:sz="12" w:space="0"/>
            </w:tcBorders>
            <w:shd w:val="clear" w:color="auto" w:fill="auto"/>
            <w:vAlign w:val="center"/>
            <w:tcPrChange w:id="202" w:author="WuKong-315" w:date="2020-11-11T17:04:00Z">
              <w:tcPr>
                <w:tcW w:w="242" w:type="dxa"/>
                <w:shd w:val="clear" w:color="auto" w:fill="auto"/>
                <w:vAlign w:val="center"/>
              </w:tcPr>
            </w:tcPrChange>
          </w:tcPr>
          <w:p>
            <w:pPr>
              <w:widowControl w:val="0"/>
              <w:spacing w:line="240" w:lineRule="auto"/>
              <w:jc w:val="center"/>
              <w:pPrChange w:id="203" w:author="WuKong-315" w:date="2020-11-11T17:03:00Z">
                <w:pPr>
                  <w:widowControl/>
                  <w:spacing w:line="240" w:lineRule="auto"/>
                  <w:jc w:val="center"/>
                </w:pPr>
              </w:pPrChange>
            </w:pPr>
            <w:r>
              <w:t>18633219</w:t>
            </w:r>
          </w:p>
        </w:tc>
      </w:tr>
      <w:tr>
        <w:tblPrEx>
          <w:tblCellMar>
            <w:top w:w="0" w:type="dxa"/>
            <w:left w:w="108" w:type="dxa"/>
            <w:bottom w:w="0" w:type="dxa"/>
            <w:right w:w="108" w:type="dxa"/>
          </w:tblCellMar>
          <w:tblPrExChange w:id="204" w:author="WuKong-315" w:date="2020-11-11T17:03:00Z">
            <w:tblPrEx>
              <w:tblCellMar>
                <w:top w:w="0" w:type="dxa"/>
                <w:left w:w="108" w:type="dxa"/>
                <w:bottom w:w="0" w:type="dxa"/>
                <w:right w:w="108" w:type="dxa"/>
              </w:tblCellMar>
            </w:tblPrEx>
          </w:tblPrExChange>
        </w:tblPrEx>
        <w:trPr>
          <w:trHeight w:val="454" w:hRule="atLeast"/>
          <w:trPrChange w:id="204" w:author="WuKong-315" w:date="2020-11-11T17:03:00Z">
            <w:trPr>
              <w:trHeight w:val="300" w:hRule="atLeast"/>
            </w:trPr>
          </w:trPrChange>
        </w:trPr>
        <w:tc>
          <w:tcPr>
            <w:tcW w:w="3114" w:type="dxa"/>
            <w:shd w:val="clear" w:color="auto" w:fill="auto"/>
            <w:noWrap/>
            <w:vAlign w:val="center"/>
            <w:tcPrChange w:id="205" w:author="WuKong-315" w:date="2020-11-11T17:03:00Z">
              <w:tcPr>
                <w:tcW w:w="3114" w:type="dxa"/>
                <w:shd w:val="clear" w:color="auto" w:fill="auto"/>
                <w:noWrap/>
                <w:vAlign w:val="bottom"/>
              </w:tcPr>
            </w:tcPrChange>
          </w:tcPr>
          <w:p>
            <w:pPr>
              <w:widowControl w:val="0"/>
              <w:spacing w:line="240" w:lineRule="auto"/>
              <w:jc w:val="center"/>
              <w:pPrChange w:id="206" w:author="WuKong-315" w:date="2020-11-11T17:03:00Z">
                <w:pPr>
                  <w:widowControl/>
                  <w:spacing w:line="240" w:lineRule="auto"/>
                  <w:jc w:val="center"/>
                </w:pPr>
              </w:pPrChange>
            </w:pPr>
            <w:r>
              <w:rPr>
                <w:rFonts w:hint="eastAsia"/>
              </w:rPr>
              <w:t>Uniquely mapped reads %</w:t>
            </w:r>
          </w:p>
        </w:tc>
        <w:tc>
          <w:tcPr>
            <w:tcW w:w="975" w:type="dxa"/>
            <w:shd w:val="clear" w:color="auto" w:fill="auto"/>
            <w:vAlign w:val="center"/>
            <w:tcPrChange w:id="207" w:author="WuKong-315" w:date="2020-11-11T17:03:00Z">
              <w:tcPr>
                <w:tcW w:w="975" w:type="dxa"/>
                <w:shd w:val="clear" w:color="auto" w:fill="auto"/>
                <w:vAlign w:val="center"/>
              </w:tcPr>
            </w:tcPrChange>
          </w:tcPr>
          <w:p>
            <w:pPr>
              <w:widowControl w:val="0"/>
              <w:spacing w:line="240" w:lineRule="auto"/>
              <w:jc w:val="center"/>
              <w:pPrChange w:id="208" w:author="WuKong-315" w:date="2020-11-11T17:03:00Z">
                <w:pPr>
                  <w:widowControl/>
                  <w:spacing w:line="240" w:lineRule="auto"/>
                  <w:jc w:val="center"/>
                </w:pPr>
              </w:pPrChange>
            </w:pPr>
            <w:r>
              <w:t>75.13%</w:t>
            </w:r>
          </w:p>
        </w:tc>
        <w:tc>
          <w:tcPr>
            <w:tcW w:w="975" w:type="dxa"/>
            <w:shd w:val="clear" w:color="auto" w:fill="auto"/>
            <w:vAlign w:val="center"/>
            <w:tcPrChange w:id="209" w:author="WuKong-315" w:date="2020-11-11T17:03:00Z">
              <w:tcPr>
                <w:tcW w:w="975" w:type="dxa"/>
                <w:shd w:val="clear" w:color="auto" w:fill="auto"/>
                <w:vAlign w:val="center"/>
              </w:tcPr>
            </w:tcPrChange>
          </w:tcPr>
          <w:p>
            <w:pPr>
              <w:widowControl w:val="0"/>
              <w:spacing w:line="240" w:lineRule="auto"/>
              <w:jc w:val="center"/>
              <w:pPrChange w:id="210" w:author="WuKong-315" w:date="2020-11-11T17:03:00Z">
                <w:pPr>
                  <w:widowControl/>
                  <w:spacing w:line="240" w:lineRule="auto"/>
                  <w:jc w:val="center"/>
                </w:pPr>
              </w:pPrChange>
            </w:pPr>
            <w:r>
              <w:t>82.77%</w:t>
            </w:r>
          </w:p>
        </w:tc>
        <w:tc>
          <w:tcPr>
            <w:tcW w:w="975" w:type="dxa"/>
            <w:shd w:val="clear" w:color="auto" w:fill="auto"/>
            <w:vAlign w:val="center"/>
            <w:tcPrChange w:id="211" w:author="WuKong-315" w:date="2020-11-11T17:03:00Z">
              <w:tcPr>
                <w:tcW w:w="975" w:type="dxa"/>
                <w:shd w:val="clear" w:color="auto" w:fill="auto"/>
                <w:vAlign w:val="center"/>
              </w:tcPr>
            </w:tcPrChange>
          </w:tcPr>
          <w:p>
            <w:pPr>
              <w:widowControl w:val="0"/>
              <w:spacing w:line="240" w:lineRule="auto"/>
              <w:jc w:val="center"/>
              <w:pPrChange w:id="212" w:author="WuKong-315" w:date="2020-11-11T17:03:00Z">
                <w:pPr>
                  <w:widowControl/>
                  <w:spacing w:line="240" w:lineRule="auto"/>
                  <w:jc w:val="center"/>
                </w:pPr>
              </w:pPrChange>
            </w:pPr>
            <w:r>
              <w:t>83.17%</w:t>
            </w:r>
          </w:p>
        </w:tc>
        <w:tc>
          <w:tcPr>
            <w:tcW w:w="975" w:type="dxa"/>
            <w:shd w:val="clear" w:color="auto" w:fill="auto"/>
            <w:vAlign w:val="center"/>
            <w:tcPrChange w:id="213" w:author="WuKong-315" w:date="2020-11-11T17:03:00Z">
              <w:tcPr>
                <w:tcW w:w="975" w:type="dxa"/>
                <w:shd w:val="clear" w:color="auto" w:fill="auto"/>
                <w:vAlign w:val="center"/>
              </w:tcPr>
            </w:tcPrChange>
          </w:tcPr>
          <w:p>
            <w:pPr>
              <w:widowControl w:val="0"/>
              <w:spacing w:line="240" w:lineRule="auto"/>
              <w:jc w:val="center"/>
              <w:pPrChange w:id="214" w:author="WuKong-315" w:date="2020-11-11T17:03:00Z">
                <w:pPr>
                  <w:widowControl/>
                  <w:spacing w:line="240" w:lineRule="auto"/>
                  <w:jc w:val="center"/>
                </w:pPr>
              </w:pPrChange>
            </w:pPr>
            <w:r>
              <w:t>81.21%</w:t>
            </w:r>
          </w:p>
        </w:tc>
        <w:tc>
          <w:tcPr>
            <w:tcW w:w="242" w:type="dxa"/>
            <w:shd w:val="clear" w:color="auto" w:fill="auto"/>
            <w:vAlign w:val="center"/>
            <w:tcPrChange w:id="215" w:author="WuKong-315" w:date="2020-11-11T17:03:00Z">
              <w:tcPr>
                <w:tcW w:w="242" w:type="dxa"/>
                <w:shd w:val="clear" w:color="auto" w:fill="auto"/>
                <w:vAlign w:val="center"/>
              </w:tcPr>
            </w:tcPrChange>
          </w:tcPr>
          <w:p>
            <w:pPr>
              <w:widowControl w:val="0"/>
              <w:spacing w:line="240" w:lineRule="auto"/>
              <w:jc w:val="center"/>
              <w:pPrChange w:id="216" w:author="WuKong-315" w:date="2020-11-11T17:03:00Z">
                <w:pPr>
                  <w:widowControl/>
                  <w:spacing w:line="240" w:lineRule="auto"/>
                  <w:jc w:val="center"/>
                </w:pPr>
              </w:pPrChange>
            </w:pPr>
            <w:r>
              <w:t>74.11%</w:t>
            </w:r>
          </w:p>
        </w:tc>
      </w:tr>
      <w:tr>
        <w:tblPrEx>
          <w:tblCellMar>
            <w:top w:w="0" w:type="dxa"/>
            <w:left w:w="108" w:type="dxa"/>
            <w:bottom w:w="0" w:type="dxa"/>
            <w:right w:w="108" w:type="dxa"/>
          </w:tblCellMar>
          <w:tblPrExChange w:id="217" w:author="WuKong-315" w:date="2020-11-11T17:03:00Z">
            <w:tblPrEx>
              <w:tblCellMar>
                <w:top w:w="0" w:type="dxa"/>
                <w:left w:w="108" w:type="dxa"/>
                <w:bottom w:w="0" w:type="dxa"/>
                <w:right w:w="108" w:type="dxa"/>
              </w:tblCellMar>
            </w:tblPrEx>
          </w:tblPrExChange>
        </w:tblPrEx>
        <w:trPr>
          <w:trHeight w:val="454" w:hRule="atLeast"/>
          <w:trPrChange w:id="217" w:author="WuKong-315" w:date="2020-11-11T17:03:00Z">
            <w:trPr>
              <w:trHeight w:val="300" w:hRule="atLeast"/>
            </w:trPr>
          </w:trPrChange>
        </w:trPr>
        <w:tc>
          <w:tcPr>
            <w:tcW w:w="3114" w:type="dxa"/>
            <w:shd w:val="clear" w:color="auto" w:fill="auto"/>
            <w:noWrap/>
            <w:vAlign w:val="center"/>
            <w:tcPrChange w:id="218" w:author="WuKong-315" w:date="2020-11-11T17:03:00Z">
              <w:tcPr>
                <w:tcW w:w="3114" w:type="dxa"/>
                <w:shd w:val="clear" w:color="auto" w:fill="auto"/>
                <w:noWrap/>
                <w:vAlign w:val="bottom"/>
              </w:tcPr>
            </w:tcPrChange>
          </w:tcPr>
          <w:p>
            <w:pPr>
              <w:widowControl w:val="0"/>
              <w:spacing w:line="240" w:lineRule="auto"/>
              <w:jc w:val="center"/>
              <w:pPrChange w:id="219" w:author="WuKong-315" w:date="2020-11-11T17:03:00Z">
                <w:pPr>
                  <w:widowControl/>
                  <w:spacing w:line="240" w:lineRule="auto"/>
                  <w:jc w:val="center"/>
                </w:pPr>
              </w:pPrChange>
            </w:pPr>
            <w:r>
              <w:rPr>
                <w:rFonts w:hint="eastAsia"/>
              </w:rPr>
              <w:t>Average mapped length</w:t>
            </w:r>
          </w:p>
        </w:tc>
        <w:tc>
          <w:tcPr>
            <w:tcW w:w="975" w:type="dxa"/>
            <w:shd w:val="clear" w:color="auto" w:fill="auto"/>
            <w:vAlign w:val="center"/>
            <w:tcPrChange w:id="220" w:author="WuKong-315" w:date="2020-11-11T17:03:00Z">
              <w:tcPr>
                <w:tcW w:w="975" w:type="dxa"/>
                <w:shd w:val="clear" w:color="auto" w:fill="auto"/>
                <w:vAlign w:val="center"/>
              </w:tcPr>
            </w:tcPrChange>
          </w:tcPr>
          <w:p>
            <w:pPr>
              <w:widowControl w:val="0"/>
              <w:spacing w:line="240" w:lineRule="auto"/>
              <w:jc w:val="center"/>
              <w:pPrChange w:id="221" w:author="WuKong-315" w:date="2020-11-11T17:03:00Z">
                <w:pPr>
                  <w:widowControl/>
                  <w:spacing w:line="240" w:lineRule="auto"/>
                  <w:jc w:val="center"/>
                </w:pPr>
              </w:pPrChange>
            </w:pPr>
            <w:r>
              <w:t>285.47</w:t>
            </w:r>
          </w:p>
        </w:tc>
        <w:tc>
          <w:tcPr>
            <w:tcW w:w="975" w:type="dxa"/>
            <w:shd w:val="clear" w:color="auto" w:fill="auto"/>
            <w:vAlign w:val="center"/>
            <w:tcPrChange w:id="222" w:author="WuKong-315" w:date="2020-11-11T17:03:00Z">
              <w:tcPr>
                <w:tcW w:w="975" w:type="dxa"/>
                <w:shd w:val="clear" w:color="auto" w:fill="auto"/>
                <w:vAlign w:val="center"/>
              </w:tcPr>
            </w:tcPrChange>
          </w:tcPr>
          <w:p>
            <w:pPr>
              <w:widowControl w:val="0"/>
              <w:spacing w:line="240" w:lineRule="auto"/>
              <w:jc w:val="center"/>
              <w:pPrChange w:id="223" w:author="WuKong-315" w:date="2020-11-11T17:03:00Z">
                <w:pPr>
                  <w:widowControl/>
                  <w:spacing w:line="240" w:lineRule="auto"/>
                  <w:jc w:val="center"/>
                </w:pPr>
              </w:pPrChange>
            </w:pPr>
            <w:r>
              <w:t>258.47</w:t>
            </w:r>
          </w:p>
        </w:tc>
        <w:tc>
          <w:tcPr>
            <w:tcW w:w="975" w:type="dxa"/>
            <w:shd w:val="clear" w:color="auto" w:fill="auto"/>
            <w:vAlign w:val="center"/>
            <w:tcPrChange w:id="224" w:author="WuKong-315" w:date="2020-11-11T17:03:00Z">
              <w:tcPr>
                <w:tcW w:w="975" w:type="dxa"/>
                <w:shd w:val="clear" w:color="auto" w:fill="auto"/>
                <w:vAlign w:val="center"/>
              </w:tcPr>
            </w:tcPrChange>
          </w:tcPr>
          <w:p>
            <w:pPr>
              <w:widowControl w:val="0"/>
              <w:spacing w:line="240" w:lineRule="auto"/>
              <w:jc w:val="center"/>
              <w:pPrChange w:id="225" w:author="WuKong-315" w:date="2020-11-11T17:03:00Z">
                <w:pPr>
                  <w:widowControl/>
                  <w:spacing w:line="240" w:lineRule="auto"/>
                  <w:jc w:val="center"/>
                </w:pPr>
              </w:pPrChange>
            </w:pPr>
            <w:r>
              <w:t>273.07</w:t>
            </w:r>
          </w:p>
        </w:tc>
        <w:tc>
          <w:tcPr>
            <w:tcW w:w="975" w:type="dxa"/>
            <w:shd w:val="clear" w:color="auto" w:fill="auto"/>
            <w:vAlign w:val="center"/>
            <w:tcPrChange w:id="226" w:author="WuKong-315" w:date="2020-11-11T17:03:00Z">
              <w:tcPr>
                <w:tcW w:w="975" w:type="dxa"/>
                <w:shd w:val="clear" w:color="auto" w:fill="auto"/>
                <w:vAlign w:val="center"/>
              </w:tcPr>
            </w:tcPrChange>
          </w:tcPr>
          <w:p>
            <w:pPr>
              <w:widowControl w:val="0"/>
              <w:spacing w:line="240" w:lineRule="auto"/>
              <w:jc w:val="center"/>
              <w:pPrChange w:id="227" w:author="WuKong-315" w:date="2020-11-11T17:03:00Z">
                <w:pPr>
                  <w:widowControl/>
                  <w:spacing w:line="240" w:lineRule="auto"/>
                  <w:jc w:val="center"/>
                </w:pPr>
              </w:pPrChange>
            </w:pPr>
            <w:r>
              <w:t>270.28</w:t>
            </w:r>
          </w:p>
        </w:tc>
        <w:tc>
          <w:tcPr>
            <w:tcW w:w="242" w:type="dxa"/>
            <w:shd w:val="clear" w:color="auto" w:fill="auto"/>
            <w:vAlign w:val="center"/>
            <w:tcPrChange w:id="228" w:author="WuKong-315" w:date="2020-11-11T17:03:00Z">
              <w:tcPr>
                <w:tcW w:w="242" w:type="dxa"/>
                <w:shd w:val="clear" w:color="auto" w:fill="auto"/>
                <w:vAlign w:val="center"/>
              </w:tcPr>
            </w:tcPrChange>
          </w:tcPr>
          <w:p>
            <w:pPr>
              <w:widowControl w:val="0"/>
              <w:spacing w:line="240" w:lineRule="auto"/>
              <w:jc w:val="center"/>
              <w:pPrChange w:id="229" w:author="WuKong-315" w:date="2020-11-11T17:03:00Z">
                <w:pPr>
                  <w:widowControl/>
                  <w:spacing w:line="240" w:lineRule="auto"/>
                  <w:jc w:val="center"/>
                </w:pPr>
              </w:pPrChange>
            </w:pPr>
            <w:r>
              <w:t>273.28</w:t>
            </w:r>
          </w:p>
        </w:tc>
      </w:tr>
      <w:tr>
        <w:tblPrEx>
          <w:tblCellMar>
            <w:top w:w="0" w:type="dxa"/>
            <w:left w:w="108" w:type="dxa"/>
            <w:bottom w:w="0" w:type="dxa"/>
            <w:right w:w="108" w:type="dxa"/>
          </w:tblCellMar>
          <w:tblPrExChange w:id="230" w:author="WuKong-315" w:date="2020-11-11T17:03:00Z">
            <w:tblPrEx>
              <w:tblCellMar>
                <w:top w:w="0" w:type="dxa"/>
                <w:left w:w="108" w:type="dxa"/>
                <w:bottom w:w="0" w:type="dxa"/>
                <w:right w:w="108" w:type="dxa"/>
              </w:tblCellMar>
            </w:tblPrEx>
          </w:tblPrExChange>
        </w:tblPrEx>
        <w:trPr>
          <w:trHeight w:val="454" w:hRule="atLeast"/>
          <w:trPrChange w:id="230" w:author="WuKong-315" w:date="2020-11-11T17:03:00Z">
            <w:trPr>
              <w:trHeight w:val="315" w:hRule="atLeast"/>
            </w:trPr>
          </w:trPrChange>
        </w:trPr>
        <w:tc>
          <w:tcPr>
            <w:tcW w:w="3114" w:type="dxa"/>
            <w:tcBorders>
              <w:bottom w:val="single" w:color="auto" w:sz="18" w:space="0"/>
            </w:tcBorders>
            <w:shd w:val="clear" w:color="auto" w:fill="auto"/>
            <w:noWrap/>
            <w:vAlign w:val="center"/>
            <w:tcPrChange w:id="231" w:author="WuKong-315" w:date="2020-11-11T17:03:00Z">
              <w:tcPr>
                <w:tcW w:w="3114" w:type="dxa"/>
                <w:tcBorders>
                  <w:bottom w:val="single" w:color="auto" w:sz="18" w:space="0"/>
                </w:tcBorders>
                <w:shd w:val="clear" w:color="auto" w:fill="auto"/>
                <w:noWrap/>
                <w:vAlign w:val="bottom"/>
              </w:tcPr>
            </w:tcPrChange>
          </w:tcPr>
          <w:p>
            <w:pPr>
              <w:widowControl w:val="0"/>
              <w:spacing w:line="240" w:lineRule="auto"/>
              <w:jc w:val="center"/>
              <w:pPrChange w:id="232" w:author="WuKong-315" w:date="2020-11-11T17:03:00Z">
                <w:pPr>
                  <w:widowControl/>
                  <w:spacing w:line="240" w:lineRule="auto"/>
                  <w:jc w:val="center"/>
                </w:pPr>
              </w:pPrChange>
            </w:pPr>
            <w:r>
              <w:rPr>
                <w:rFonts w:hint="eastAsia"/>
              </w:rPr>
              <w:t>Number of splices: Total</w:t>
            </w:r>
          </w:p>
        </w:tc>
        <w:tc>
          <w:tcPr>
            <w:tcW w:w="975" w:type="dxa"/>
            <w:tcBorders>
              <w:bottom w:val="single" w:color="auto" w:sz="18" w:space="0"/>
            </w:tcBorders>
            <w:shd w:val="clear" w:color="auto" w:fill="auto"/>
            <w:vAlign w:val="center"/>
            <w:tcPrChange w:id="233" w:author="WuKong-315" w:date="2020-11-11T17:03:00Z">
              <w:tcPr>
                <w:tcW w:w="975" w:type="dxa"/>
                <w:tcBorders>
                  <w:bottom w:val="single" w:color="auto" w:sz="18" w:space="0"/>
                </w:tcBorders>
                <w:shd w:val="clear" w:color="auto" w:fill="auto"/>
                <w:vAlign w:val="center"/>
              </w:tcPr>
            </w:tcPrChange>
          </w:tcPr>
          <w:p>
            <w:pPr>
              <w:widowControl w:val="0"/>
              <w:spacing w:line="240" w:lineRule="auto"/>
              <w:jc w:val="center"/>
              <w:pPrChange w:id="234" w:author="WuKong-315" w:date="2020-11-11T17:03:00Z">
                <w:pPr>
                  <w:widowControl/>
                  <w:spacing w:line="240" w:lineRule="auto"/>
                  <w:jc w:val="center"/>
                </w:pPr>
              </w:pPrChange>
            </w:pPr>
            <w:r>
              <w:t>17655147</w:t>
            </w:r>
          </w:p>
        </w:tc>
        <w:tc>
          <w:tcPr>
            <w:tcW w:w="975" w:type="dxa"/>
            <w:tcBorders>
              <w:bottom w:val="single" w:color="auto" w:sz="18" w:space="0"/>
            </w:tcBorders>
            <w:shd w:val="clear" w:color="auto" w:fill="auto"/>
            <w:vAlign w:val="center"/>
            <w:tcPrChange w:id="235" w:author="WuKong-315" w:date="2020-11-11T17:03:00Z">
              <w:tcPr>
                <w:tcW w:w="975" w:type="dxa"/>
                <w:tcBorders>
                  <w:bottom w:val="single" w:color="auto" w:sz="18" w:space="0"/>
                </w:tcBorders>
                <w:shd w:val="clear" w:color="auto" w:fill="auto"/>
                <w:vAlign w:val="center"/>
              </w:tcPr>
            </w:tcPrChange>
          </w:tcPr>
          <w:p>
            <w:pPr>
              <w:widowControl w:val="0"/>
              <w:spacing w:line="240" w:lineRule="auto"/>
              <w:jc w:val="center"/>
              <w:pPrChange w:id="236" w:author="WuKong-315" w:date="2020-11-11T17:03:00Z">
                <w:pPr>
                  <w:widowControl/>
                  <w:spacing w:line="240" w:lineRule="auto"/>
                  <w:jc w:val="center"/>
                </w:pPr>
              </w:pPrChange>
            </w:pPr>
            <w:r>
              <w:t>14966179</w:t>
            </w:r>
          </w:p>
        </w:tc>
        <w:tc>
          <w:tcPr>
            <w:tcW w:w="975" w:type="dxa"/>
            <w:tcBorders>
              <w:bottom w:val="single" w:color="auto" w:sz="18" w:space="0"/>
            </w:tcBorders>
            <w:shd w:val="clear" w:color="auto" w:fill="auto"/>
            <w:vAlign w:val="center"/>
            <w:tcPrChange w:id="237" w:author="WuKong-315" w:date="2020-11-11T17:03:00Z">
              <w:tcPr>
                <w:tcW w:w="975" w:type="dxa"/>
                <w:tcBorders>
                  <w:bottom w:val="single" w:color="auto" w:sz="18" w:space="0"/>
                </w:tcBorders>
                <w:shd w:val="clear" w:color="auto" w:fill="auto"/>
                <w:vAlign w:val="center"/>
              </w:tcPr>
            </w:tcPrChange>
          </w:tcPr>
          <w:p>
            <w:pPr>
              <w:widowControl w:val="0"/>
              <w:spacing w:line="240" w:lineRule="auto"/>
              <w:jc w:val="center"/>
              <w:pPrChange w:id="238" w:author="WuKong-315" w:date="2020-11-11T17:03:00Z">
                <w:pPr>
                  <w:widowControl/>
                  <w:spacing w:line="240" w:lineRule="auto"/>
                  <w:jc w:val="center"/>
                </w:pPr>
              </w:pPrChange>
            </w:pPr>
            <w:r>
              <w:t>19187941</w:t>
            </w:r>
          </w:p>
        </w:tc>
        <w:tc>
          <w:tcPr>
            <w:tcW w:w="975" w:type="dxa"/>
            <w:tcBorders>
              <w:bottom w:val="single" w:color="auto" w:sz="18" w:space="0"/>
            </w:tcBorders>
            <w:shd w:val="clear" w:color="auto" w:fill="auto"/>
            <w:vAlign w:val="center"/>
            <w:tcPrChange w:id="239" w:author="WuKong-315" w:date="2020-11-11T17:03:00Z">
              <w:tcPr>
                <w:tcW w:w="975" w:type="dxa"/>
                <w:tcBorders>
                  <w:bottom w:val="single" w:color="auto" w:sz="18" w:space="0"/>
                </w:tcBorders>
                <w:shd w:val="clear" w:color="auto" w:fill="auto"/>
                <w:vAlign w:val="center"/>
              </w:tcPr>
            </w:tcPrChange>
          </w:tcPr>
          <w:p>
            <w:pPr>
              <w:widowControl w:val="0"/>
              <w:spacing w:line="240" w:lineRule="auto"/>
              <w:jc w:val="center"/>
              <w:pPrChange w:id="240" w:author="WuKong-315" w:date="2020-11-11T17:03:00Z">
                <w:pPr>
                  <w:widowControl/>
                  <w:spacing w:line="240" w:lineRule="auto"/>
                  <w:jc w:val="center"/>
                </w:pPr>
              </w:pPrChange>
            </w:pPr>
            <w:r>
              <w:t>16237723</w:t>
            </w:r>
          </w:p>
        </w:tc>
        <w:tc>
          <w:tcPr>
            <w:tcW w:w="242" w:type="dxa"/>
            <w:tcBorders>
              <w:bottom w:val="single" w:color="auto" w:sz="18" w:space="0"/>
            </w:tcBorders>
            <w:shd w:val="clear" w:color="auto" w:fill="auto"/>
            <w:vAlign w:val="center"/>
            <w:tcPrChange w:id="241" w:author="WuKong-315" w:date="2020-11-11T17:03:00Z">
              <w:tcPr>
                <w:tcW w:w="242" w:type="dxa"/>
                <w:tcBorders>
                  <w:bottom w:val="single" w:color="auto" w:sz="18" w:space="0"/>
                </w:tcBorders>
                <w:shd w:val="clear" w:color="auto" w:fill="auto"/>
                <w:vAlign w:val="center"/>
              </w:tcPr>
            </w:tcPrChange>
          </w:tcPr>
          <w:p>
            <w:pPr>
              <w:widowControl w:val="0"/>
              <w:spacing w:line="240" w:lineRule="auto"/>
              <w:jc w:val="center"/>
              <w:pPrChange w:id="242" w:author="WuKong-315" w:date="2020-11-11T17:03:00Z">
                <w:pPr>
                  <w:widowControl/>
                  <w:spacing w:line="240" w:lineRule="auto"/>
                  <w:jc w:val="center"/>
                </w:pPr>
              </w:pPrChange>
            </w:pPr>
            <w:r>
              <w:t>12093382</w:t>
            </w:r>
          </w:p>
        </w:tc>
      </w:tr>
    </w:tbl>
    <w:p>
      <w:pPr>
        <w:pStyle w:val="42"/>
        <w:ind w:firstLine="0"/>
        <w:rPr>
          <w:b/>
          <w:bCs/>
        </w:rPr>
      </w:pPr>
      <w:r>
        <w:rPr>
          <w:rFonts w:hint="eastAsia"/>
          <w:b/>
          <w:bCs/>
        </w:rPr>
        <w:t>备注：</w:t>
      </w:r>
    </w:p>
    <w:p>
      <w:pPr>
        <w:pStyle w:val="42"/>
        <w:numPr>
          <w:ilvl w:val="0"/>
          <w:numId w:val="5"/>
        </w:numPr>
        <w:rPr>
          <w:sz w:val="22"/>
          <w:szCs w:val="22"/>
        </w:rPr>
      </w:pPr>
      <w:r>
        <w:rPr>
          <w:rFonts w:hint="eastAsia"/>
          <w:sz w:val="22"/>
          <w:szCs w:val="22"/>
        </w:rPr>
        <w:t>Total reads：处理</w:t>
      </w:r>
      <w:r>
        <w:rPr>
          <w:sz w:val="22"/>
          <w:szCs w:val="22"/>
        </w:rPr>
        <w:t>RNA-seq</w:t>
      </w:r>
      <w:r>
        <w:rPr>
          <w:rFonts w:hint="eastAsia"/>
          <w:sz w:val="22"/>
          <w:szCs w:val="22"/>
        </w:rPr>
        <w:t>原始数据，参考序列比对分析中输入序列数目统计；</w:t>
      </w:r>
    </w:p>
    <w:p>
      <w:pPr>
        <w:pStyle w:val="42"/>
        <w:numPr>
          <w:ilvl w:val="0"/>
          <w:numId w:val="5"/>
        </w:numPr>
        <w:rPr>
          <w:sz w:val="22"/>
          <w:szCs w:val="22"/>
        </w:rPr>
      </w:pPr>
      <w:r>
        <w:rPr>
          <w:rFonts w:hint="eastAsia"/>
          <w:sz w:val="22"/>
          <w:szCs w:val="22"/>
        </w:rPr>
        <w:t>Mapped reads：成功比对至参考基因组的reads统计；</w:t>
      </w:r>
    </w:p>
    <w:p>
      <w:pPr>
        <w:pStyle w:val="42"/>
        <w:numPr>
          <w:ilvl w:val="0"/>
          <w:numId w:val="5"/>
        </w:numPr>
        <w:rPr>
          <w:sz w:val="22"/>
          <w:szCs w:val="22"/>
        </w:rPr>
      </w:pPr>
      <w:r>
        <w:rPr>
          <w:rFonts w:hint="eastAsia"/>
          <w:sz w:val="22"/>
          <w:szCs w:val="22"/>
        </w:rPr>
        <w:t>所有基因回帖率完整列表见附件“\</w:t>
      </w:r>
      <w:r>
        <w:rPr>
          <w:sz w:val="22"/>
          <w:szCs w:val="22"/>
        </w:rPr>
        <w:t>phase2-mapping_stats</w:t>
      </w:r>
      <w:r>
        <w:rPr>
          <w:rFonts w:hint="eastAsia"/>
          <w:sz w:val="22"/>
          <w:szCs w:val="22"/>
        </w:rPr>
        <w:t>”</w:t>
      </w:r>
    </w:p>
    <w:p>
      <w:pPr>
        <w:rPr>
          <w:sz w:val="22"/>
          <w:szCs w:val="22"/>
        </w:rPr>
      </w:pPr>
    </w:p>
    <w:p>
      <w:pPr>
        <w:rPr>
          <w:sz w:val="22"/>
          <w:szCs w:val="22"/>
        </w:rPr>
      </w:pPr>
    </w:p>
    <w:p>
      <w:pPr>
        <w:rPr>
          <w:b/>
        </w:rPr>
      </w:pPr>
      <w:r>
        <w:rPr>
          <w:rFonts w:hint="eastAsia"/>
          <w:b/>
        </w:rPr>
        <w:t>3</w:t>
      </w:r>
      <w:r>
        <w:rPr>
          <w:b/>
        </w:rPr>
        <w:t>.</w:t>
      </w:r>
      <w:r>
        <w:rPr>
          <w:rFonts w:hint="eastAsia"/>
          <w:b/>
        </w:rPr>
        <w:t>3.2</w:t>
      </w:r>
      <w:r>
        <w:rPr>
          <w:b/>
        </w:rPr>
        <w:t xml:space="preserve"> </w:t>
      </w:r>
      <w:r>
        <w:rPr>
          <w:rFonts w:hint="eastAsia"/>
          <w:b/>
        </w:rPr>
        <w:t>基因表达值提取</w:t>
      </w:r>
    </w:p>
    <w:p>
      <w:pPr>
        <w:ind w:firstLine="480"/>
      </w:pPr>
      <w:del w:id="243" w:author="WuKong-315" w:date="2020-11-11T17:10:00Z">
        <w:r>
          <w:rPr>
            <w:rFonts w:hint="eastAsia"/>
          </w:rPr>
          <w:delText>利用</w:delText>
        </w:r>
      </w:del>
      <w:ins w:id="244" w:author="WuKong-315" w:date="2020-11-11T17:10:00Z">
        <w:r>
          <w:rPr>
            <w:rFonts w:hint="eastAsia"/>
          </w:rPr>
          <w:t>根据</w:t>
        </w:r>
      </w:ins>
      <w:r>
        <w:rPr>
          <w:rFonts w:hint="eastAsia"/>
        </w:rPr>
        <w:t>回贴定位到基因区域的Reads数目来</w:t>
      </w:r>
      <w:del w:id="245" w:author="WuKong-315" w:date="2020-11-11T17:11:00Z">
        <w:r>
          <w:rPr>
            <w:rFonts w:hint="eastAsia"/>
          </w:rPr>
          <w:delText>估计</w:delText>
        </w:r>
      </w:del>
      <w:ins w:id="246" w:author="WuKong-315" w:date="2020-11-11T17:11:00Z">
        <w:r>
          <w:rPr>
            <w:rFonts w:hint="eastAsia"/>
          </w:rPr>
          <w:t>评估</w:t>
        </w:r>
      </w:ins>
      <w:r>
        <w:rPr>
          <w:rFonts w:hint="eastAsia"/>
        </w:rPr>
        <w:t>相应基因的表达水平。Reads数目直接反应了基因的表达量，因此</w:t>
      </w:r>
      <w:del w:id="247" w:author="WuKong-315" w:date="2020-11-11T17:11:00Z">
        <w:r>
          <w:rPr>
            <w:rFonts w:hint="eastAsia"/>
          </w:rPr>
          <w:delText>直接</w:delText>
        </w:r>
      </w:del>
      <w:ins w:id="248" w:author="WuKong-315" w:date="2020-11-11T17:11:00Z">
        <w:r>
          <w:rPr>
            <w:rFonts w:hint="eastAsia"/>
          </w:rPr>
          <w:t>需要</w:t>
        </w:r>
      </w:ins>
      <w:r>
        <w:rPr>
          <w:rFonts w:hint="eastAsia"/>
        </w:rPr>
        <w:t>统计基因上回贴到的Reads数。</w:t>
      </w:r>
    </w:p>
    <w:p>
      <w:pPr>
        <w:spacing w:before="120" w:after="120"/>
        <w:jc w:val="center"/>
        <w:rPr>
          <w:b/>
        </w:rPr>
      </w:pPr>
      <w:r>
        <w:rPr>
          <w:b/>
        </w:rPr>
        <w:t>表</w:t>
      </w:r>
      <w:r>
        <w:rPr>
          <w:rFonts w:hint="eastAsia"/>
          <w:b/>
        </w:rPr>
        <w:t>3-</w:t>
      </w:r>
      <w:r>
        <w:rPr>
          <w:b/>
        </w:rPr>
        <w:t xml:space="preserve">3  </w:t>
      </w:r>
      <w:r>
        <w:rPr>
          <w:rFonts w:hint="eastAsia"/>
          <w:b/>
        </w:rPr>
        <w:t>基因表达水平统计</w:t>
      </w:r>
    </w:p>
    <w:tbl>
      <w:tblPr>
        <w:tblStyle w:val="23"/>
        <w:tblW w:w="8307" w:type="dxa"/>
        <w:jc w:val="center"/>
        <w:tblLayout w:type="fixed"/>
        <w:tblCellMar>
          <w:top w:w="0" w:type="dxa"/>
          <w:left w:w="0" w:type="dxa"/>
          <w:bottom w:w="0" w:type="dxa"/>
          <w:right w:w="0" w:type="dxa"/>
        </w:tblCellMar>
        <w:tblPrChange w:id="249" w:author="WuKong-315" w:date="2020-11-11T17:08:00Z">
          <w:tblPr>
            <w:tblStyle w:val="23"/>
            <w:tblW w:w="6350" w:type="dxa"/>
            <w:jc w:val="center"/>
            <w:tblLayout w:type="fixed"/>
            <w:tblCellMar>
              <w:top w:w="0" w:type="dxa"/>
              <w:left w:w="0" w:type="dxa"/>
              <w:bottom w:w="0" w:type="dxa"/>
              <w:right w:w="0" w:type="dxa"/>
            </w:tblCellMar>
          </w:tblPr>
        </w:tblPrChange>
      </w:tblPr>
      <w:tblGrid>
        <w:gridCol w:w="3153"/>
        <w:gridCol w:w="1756"/>
        <w:gridCol w:w="1699"/>
        <w:gridCol w:w="1699"/>
        <w:tblGridChange w:id="250">
          <w:tblGrid>
            <w:gridCol w:w="2410"/>
            <w:gridCol w:w="1342"/>
            <w:gridCol w:w="1299"/>
            <w:gridCol w:w="1299"/>
          </w:tblGrid>
        </w:tblGridChange>
      </w:tblGrid>
      <w:tr>
        <w:tblPrEx>
          <w:tblCellMar>
            <w:top w:w="0" w:type="dxa"/>
            <w:left w:w="0" w:type="dxa"/>
            <w:bottom w:w="0" w:type="dxa"/>
            <w:right w:w="0" w:type="dxa"/>
          </w:tblCellMar>
          <w:tblPrExChange w:id="251" w:author="WuKong-315" w:date="2020-11-11T17:08:00Z">
            <w:tblPrEx>
              <w:tblCellMar>
                <w:top w:w="0" w:type="dxa"/>
                <w:left w:w="0" w:type="dxa"/>
                <w:bottom w:w="0" w:type="dxa"/>
                <w:right w:w="0" w:type="dxa"/>
              </w:tblCellMar>
            </w:tblPrEx>
          </w:tblPrExChange>
        </w:tblPrEx>
        <w:trPr>
          <w:trHeight w:val="454" w:hRule="atLeast"/>
          <w:jc w:val="center"/>
          <w:trPrChange w:id="251" w:author="WuKong-315" w:date="2020-11-11T17:08:00Z">
            <w:trPr>
              <w:trHeight w:val="408" w:hRule="atLeast"/>
              <w:jc w:val="center"/>
            </w:trPr>
          </w:trPrChange>
        </w:trPr>
        <w:tc>
          <w:tcPr>
            <w:tcW w:w="3153" w:type="dxa"/>
            <w:tcBorders>
              <w:top w:val="single" w:color="auto" w:sz="12" w:space="0"/>
              <w:left w:val="nil"/>
              <w:bottom w:val="single" w:color="auto" w:sz="12" w:space="0"/>
              <w:right w:val="nil"/>
            </w:tcBorders>
            <w:shd w:val="clear" w:color="auto" w:fill="D9E2F3" w:themeFill="accent1" w:themeFillTint="33"/>
            <w:noWrap/>
            <w:tcMar>
              <w:top w:w="15" w:type="dxa"/>
              <w:left w:w="15" w:type="dxa"/>
              <w:right w:w="15" w:type="dxa"/>
            </w:tcMar>
            <w:vAlign w:val="center"/>
            <w:tcPrChange w:id="252" w:author="WuKong-315" w:date="2020-11-11T17:08:00Z">
              <w:tcPr>
                <w:tcW w:w="2410" w:type="dxa"/>
                <w:tcBorders>
                  <w:top w:val="single" w:color="auto" w:sz="12" w:space="0"/>
                  <w:left w:val="nil"/>
                  <w:bottom w:val="single" w:color="auto" w:sz="12" w:space="0"/>
                  <w:right w:val="nil"/>
                </w:tcBorders>
                <w:shd w:val="clear" w:color="auto" w:fill="D9E2F3" w:themeFill="accent1" w:themeFillTint="33"/>
                <w:noWrap/>
                <w:tcMar>
                  <w:top w:w="15" w:type="dxa"/>
                  <w:left w:w="15" w:type="dxa"/>
                  <w:right w:w="15" w:type="dxa"/>
                </w:tcMar>
              </w:tcPr>
            </w:tcPrChange>
          </w:tcPr>
          <w:p>
            <w:pPr>
              <w:jc w:val="center"/>
              <w:rPr>
                <w:rFonts w:ascii="宋体" w:hAnsi="宋体"/>
                <w:b/>
                <w:rPrChange w:id="253" w:author="WuKong-315" w:date="2020-11-11T17:06:00Z">
                  <w:rPr/>
                </w:rPrChange>
              </w:rPr>
            </w:pPr>
            <w:r>
              <w:rPr>
                <w:rFonts w:ascii="宋体" w:hAnsi="宋体"/>
                <w:b/>
                <w:rPrChange w:id="254" w:author="WuKong-315" w:date="2020-11-11T17:06:00Z">
                  <w:rPr/>
                </w:rPrChange>
              </w:rPr>
              <w:t xml:space="preserve">Gene </w:t>
            </w:r>
            <w:del w:id="255" w:author="WuKong-315" w:date="2020-11-11T17:12:00Z">
              <w:r>
                <w:rPr>
                  <w:rFonts w:ascii="宋体" w:hAnsi="宋体"/>
                  <w:b/>
                  <w:rPrChange w:id="256" w:author="WuKong-315" w:date="2020-11-11T17:06:00Z">
                    <w:rPr/>
                  </w:rPrChange>
                </w:rPr>
                <w:delText>id</w:delText>
              </w:r>
            </w:del>
            <w:ins w:id="257" w:author="WuKong-315" w:date="2020-11-11T17:12:00Z">
              <w:r>
                <w:rPr>
                  <w:rFonts w:ascii="宋体" w:hAnsi="宋体"/>
                  <w:b/>
                </w:rPr>
                <w:t>ID</w:t>
              </w:r>
            </w:ins>
          </w:p>
        </w:tc>
        <w:tc>
          <w:tcPr>
            <w:tcW w:w="1756" w:type="dxa"/>
            <w:tcBorders>
              <w:top w:val="single" w:color="auto" w:sz="12" w:space="0"/>
              <w:left w:val="nil"/>
              <w:bottom w:val="single" w:color="auto" w:sz="12" w:space="0"/>
              <w:right w:val="nil"/>
            </w:tcBorders>
            <w:shd w:val="clear" w:color="auto" w:fill="D9E2F3" w:themeFill="accent1" w:themeFillTint="33"/>
            <w:noWrap/>
            <w:tcMar>
              <w:top w:w="15" w:type="dxa"/>
              <w:left w:w="15" w:type="dxa"/>
              <w:right w:w="15" w:type="dxa"/>
            </w:tcMar>
            <w:vAlign w:val="center"/>
            <w:tcPrChange w:id="258" w:author="WuKong-315" w:date="2020-11-11T17:08:00Z">
              <w:tcPr>
                <w:tcW w:w="1342" w:type="dxa"/>
                <w:tcBorders>
                  <w:top w:val="single" w:color="auto" w:sz="12" w:space="0"/>
                  <w:left w:val="nil"/>
                  <w:bottom w:val="single" w:color="auto" w:sz="12" w:space="0"/>
                  <w:right w:val="nil"/>
                </w:tcBorders>
                <w:shd w:val="clear" w:color="auto" w:fill="D9E2F3" w:themeFill="accent1" w:themeFillTint="33"/>
                <w:noWrap/>
                <w:tcMar>
                  <w:top w:w="15" w:type="dxa"/>
                  <w:left w:w="15" w:type="dxa"/>
                  <w:right w:w="15" w:type="dxa"/>
                </w:tcMar>
              </w:tcPr>
            </w:tcPrChange>
          </w:tcPr>
          <w:p>
            <w:pPr>
              <w:jc w:val="center"/>
              <w:rPr>
                <w:rFonts w:ascii="宋体" w:hAnsi="宋体"/>
                <w:b/>
                <w:rPrChange w:id="259" w:author="WuKong-315" w:date="2020-11-11T17:06:00Z">
                  <w:rPr/>
                </w:rPrChange>
              </w:rPr>
            </w:pPr>
            <w:r>
              <w:rPr>
                <w:rFonts w:ascii="宋体" w:hAnsi="宋体"/>
                <w:b/>
                <w:rPrChange w:id="260" w:author="WuKong-315" w:date="2020-11-11T17:06:00Z">
                  <w:rPr/>
                </w:rPrChange>
              </w:rPr>
              <w:t>9</w:t>
            </w:r>
          </w:p>
        </w:tc>
        <w:tc>
          <w:tcPr>
            <w:tcW w:w="1699" w:type="dxa"/>
            <w:tcBorders>
              <w:top w:val="single" w:color="auto" w:sz="12" w:space="0"/>
              <w:left w:val="nil"/>
              <w:bottom w:val="single" w:color="auto" w:sz="12" w:space="0"/>
              <w:right w:val="nil"/>
            </w:tcBorders>
            <w:shd w:val="clear" w:color="auto" w:fill="D9E2F3" w:themeFill="accent1" w:themeFillTint="33"/>
            <w:noWrap/>
            <w:tcMar>
              <w:top w:w="15" w:type="dxa"/>
              <w:left w:w="15" w:type="dxa"/>
              <w:right w:w="15" w:type="dxa"/>
            </w:tcMar>
            <w:vAlign w:val="center"/>
            <w:tcPrChange w:id="261" w:author="WuKong-315" w:date="2020-11-11T17:08:00Z">
              <w:tcPr>
                <w:tcW w:w="1299" w:type="dxa"/>
                <w:tcBorders>
                  <w:top w:val="single" w:color="auto" w:sz="12" w:space="0"/>
                  <w:left w:val="nil"/>
                  <w:bottom w:val="single" w:color="auto" w:sz="12" w:space="0"/>
                  <w:right w:val="nil"/>
                </w:tcBorders>
                <w:shd w:val="clear" w:color="auto" w:fill="D9E2F3" w:themeFill="accent1" w:themeFillTint="33"/>
                <w:noWrap/>
                <w:tcMar>
                  <w:top w:w="15" w:type="dxa"/>
                  <w:left w:w="15" w:type="dxa"/>
                  <w:right w:w="15" w:type="dxa"/>
                </w:tcMar>
              </w:tcPr>
            </w:tcPrChange>
          </w:tcPr>
          <w:p>
            <w:pPr>
              <w:jc w:val="center"/>
              <w:rPr>
                <w:rFonts w:ascii="宋体" w:hAnsi="宋体"/>
                <w:b/>
                <w:rPrChange w:id="262" w:author="WuKong-315" w:date="2020-11-11T17:06:00Z">
                  <w:rPr/>
                </w:rPrChange>
              </w:rPr>
            </w:pPr>
            <w:r>
              <w:rPr>
                <w:rFonts w:ascii="宋体" w:hAnsi="宋体"/>
                <w:b/>
                <w:rPrChange w:id="263" w:author="WuKong-315" w:date="2020-11-11T17:06:00Z">
                  <w:rPr/>
                </w:rPrChange>
              </w:rPr>
              <w:t>10</w:t>
            </w:r>
          </w:p>
        </w:tc>
        <w:tc>
          <w:tcPr>
            <w:tcW w:w="1699" w:type="dxa"/>
            <w:tcBorders>
              <w:top w:val="single" w:color="auto" w:sz="12" w:space="0"/>
              <w:left w:val="nil"/>
              <w:bottom w:val="single" w:color="auto" w:sz="12" w:space="0"/>
              <w:right w:val="nil"/>
            </w:tcBorders>
            <w:shd w:val="clear" w:color="auto" w:fill="D9E2F3" w:themeFill="accent1" w:themeFillTint="33"/>
            <w:vAlign w:val="center"/>
            <w:tcPrChange w:id="264" w:author="WuKong-315" w:date="2020-11-11T17:08:00Z">
              <w:tcPr>
                <w:tcW w:w="1299" w:type="dxa"/>
                <w:tcBorders>
                  <w:top w:val="single" w:color="auto" w:sz="12" w:space="0"/>
                  <w:left w:val="nil"/>
                  <w:bottom w:val="single" w:color="auto" w:sz="12" w:space="0"/>
                  <w:right w:val="nil"/>
                </w:tcBorders>
                <w:shd w:val="clear" w:color="auto" w:fill="D9E2F3" w:themeFill="accent1" w:themeFillTint="33"/>
              </w:tcPr>
            </w:tcPrChange>
          </w:tcPr>
          <w:p>
            <w:pPr>
              <w:jc w:val="center"/>
              <w:rPr>
                <w:rFonts w:ascii="宋体" w:hAnsi="宋体" w:eastAsia="宋体"/>
                <w:b/>
                <w:color w:val="000000"/>
                <w:sz w:val="24"/>
                <w:szCs w:val="24"/>
                <w:rPrChange w:id="265" w:author="WuKong-315" w:date="2020-11-11T17:06:00Z">
                  <w:rPr>
                    <w:rFonts w:ascii="等线" w:hAnsi="等线" w:eastAsia="等线"/>
                    <w:color w:val="000000"/>
                    <w:sz w:val="22"/>
                    <w:szCs w:val="22"/>
                  </w:rPr>
                </w:rPrChange>
              </w:rPr>
            </w:pPr>
            <w:r>
              <w:rPr>
                <w:rFonts w:hint="eastAsia" w:ascii="宋体" w:hAnsi="宋体"/>
                <w:b/>
                <w:rPrChange w:id="266" w:author="WuKong-315" w:date="2020-11-11T17:06:00Z">
                  <w:rPr>
                    <w:rFonts w:hint="eastAsia"/>
                  </w:rPr>
                </w:rPrChange>
              </w:rPr>
              <w:t>...</w:t>
            </w:r>
          </w:p>
        </w:tc>
      </w:tr>
      <w:tr>
        <w:tblPrEx>
          <w:tblCellMar>
            <w:top w:w="0" w:type="dxa"/>
            <w:left w:w="0" w:type="dxa"/>
            <w:bottom w:w="0" w:type="dxa"/>
            <w:right w:w="0" w:type="dxa"/>
          </w:tblCellMar>
          <w:tblPrExChange w:id="267" w:author="WuKong-315" w:date="2020-11-11T17:08:00Z">
            <w:tblPrEx>
              <w:tblCellMar>
                <w:top w:w="0" w:type="dxa"/>
                <w:left w:w="0" w:type="dxa"/>
                <w:bottom w:w="0" w:type="dxa"/>
                <w:right w:w="0" w:type="dxa"/>
              </w:tblCellMar>
            </w:tblPrEx>
          </w:tblPrExChange>
        </w:tblPrEx>
        <w:trPr>
          <w:trHeight w:val="454" w:hRule="atLeast"/>
          <w:jc w:val="center"/>
          <w:trPrChange w:id="267" w:author="WuKong-315" w:date="2020-11-11T17:08:00Z">
            <w:trPr>
              <w:trHeight w:val="408" w:hRule="atLeast"/>
              <w:jc w:val="center"/>
            </w:trPr>
          </w:trPrChange>
        </w:trPr>
        <w:tc>
          <w:tcPr>
            <w:tcW w:w="3153" w:type="dxa"/>
            <w:tcBorders>
              <w:top w:val="single" w:color="auto" w:sz="12" w:space="0"/>
              <w:left w:val="nil"/>
              <w:bottom w:val="nil"/>
              <w:right w:val="nil"/>
            </w:tcBorders>
            <w:shd w:val="clear" w:color="auto" w:fill="auto"/>
            <w:noWrap/>
            <w:tcMar>
              <w:top w:w="15" w:type="dxa"/>
              <w:left w:w="15" w:type="dxa"/>
              <w:right w:w="15" w:type="dxa"/>
            </w:tcMar>
            <w:vAlign w:val="center"/>
            <w:tcPrChange w:id="268" w:author="WuKong-315" w:date="2020-11-11T17:08:00Z">
              <w:tcPr>
                <w:tcW w:w="2410" w:type="dxa"/>
                <w:tcBorders>
                  <w:top w:val="single" w:color="auto" w:sz="12" w:space="0"/>
                  <w:left w:val="nil"/>
                  <w:bottom w:val="nil"/>
                  <w:right w:val="nil"/>
                </w:tcBorders>
                <w:shd w:val="clear" w:color="auto" w:fill="auto"/>
                <w:noWrap/>
                <w:tcMar>
                  <w:top w:w="15" w:type="dxa"/>
                  <w:left w:w="15" w:type="dxa"/>
                  <w:right w:w="15" w:type="dxa"/>
                </w:tcMar>
                <w:vAlign w:val="center"/>
              </w:tcPr>
            </w:tcPrChange>
          </w:tcPr>
          <w:p>
            <w:pPr>
              <w:jc w:val="center"/>
              <w:rPr>
                <w:rFonts w:ascii="宋体" w:hAnsi="宋体"/>
                <w:rPrChange w:id="269" w:author="WuKong-315" w:date="2020-11-11T17:06:00Z">
                  <w:rPr/>
                </w:rPrChange>
              </w:rPr>
            </w:pPr>
            <w:r>
              <w:rPr>
                <w:rFonts w:hint="eastAsia" w:ascii="宋体" w:hAnsi="宋体" w:eastAsia="宋体"/>
                <w:color w:val="000000"/>
                <w:sz w:val="24"/>
                <w:szCs w:val="24"/>
                <w:rPrChange w:id="270" w:author="WuKong-315" w:date="2020-11-11T17:06:00Z">
                  <w:rPr>
                    <w:rFonts w:hint="eastAsia" w:ascii="等线" w:hAnsi="等线" w:eastAsia="等线"/>
                    <w:color w:val="000000"/>
                    <w:sz w:val="22"/>
                    <w:szCs w:val="22"/>
                  </w:rPr>
                </w:rPrChange>
              </w:rPr>
              <w:t>ENSMUSG00000000001</w:t>
            </w:r>
          </w:p>
        </w:tc>
        <w:tc>
          <w:tcPr>
            <w:tcW w:w="1756" w:type="dxa"/>
            <w:tcBorders>
              <w:top w:val="single" w:color="auto" w:sz="12" w:space="0"/>
              <w:left w:val="nil"/>
              <w:bottom w:val="nil"/>
              <w:right w:val="nil"/>
            </w:tcBorders>
            <w:shd w:val="clear" w:color="auto" w:fill="auto"/>
            <w:noWrap/>
            <w:tcMar>
              <w:top w:w="15" w:type="dxa"/>
              <w:left w:w="15" w:type="dxa"/>
              <w:right w:w="15" w:type="dxa"/>
            </w:tcMar>
            <w:vAlign w:val="center"/>
            <w:tcPrChange w:id="271" w:author="WuKong-315" w:date="2020-11-11T17:08:00Z">
              <w:tcPr>
                <w:tcW w:w="1342" w:type="dxa"/>
                <w:tcBorders>
                  <w:top w:val="single" w:color="auto" w:sz="12" w:space="0"/>
                  <w:left w:val="nil"/>
                  <w:bottom w:val="nil"/>
                  <w:right w:val="nil"/>
                </w:tcBorders>
                <w:shd w:val="clear" w:color="auto" w:fill="auto"/>
                <w:noWrap/>
                <w:tcMar>
                  <w:top w:w="15" w:type="dxa"/>
                  <w:left w:w="15" w:type="dxa"/>
                  <w:right w:w="15" w:type="dxa"/>
                </w:tcMar>
                <w:vAlign w:val="center"/>
              </w:tcPr>
            </w:tcPrChange>
          </w:tcPr>
          <w:p>
            <w:pPr>
              <w:jc w:val="center"/>
              <w:rPr>
                <w:rFonts w:ascii="宋体" w:hAnsi="宋体"/>
                <w:rPrChange w:id="272" w:author="WuKong-315" w:date="2020-11-11T17:06:00Z">
                  <w:rPr/>
                </w:rPrChange>
              </w:rPr>
            </w:pPr>
            <w:r>
              <w:rPr>
                <w:rFonts w:hint="eastAsia" w:ascii="宋体" w:hAnsi="宋体" w:eastAsia="宋体"/>
                <w:color w:val="000000"/>
                <w:sz w:val="24"/>
                <w:szCs w:val="24"/>
                <w:rPrChange w:id="273" w:author="WuKong-315" w:date="2020-11-11T17:06:00Z">
                  <w:rPr>
                    <w:rFonts w:hint="eastAsia" w:ascii="等线" w:hAnsi="等线" w:eastAsia="等线"/>
                    <w:color w:val="000000"/>
                    <w:sz w:val="22"/>
                    <w:szCs w:val="22"/>
                  </w:rPr>
                </w:rPrChange>
              </w:rPr>
              <w:t>18.3437</w:t>
            </w:r>
          </w:p>
        </w:tc>
        <w:tc>
          <w:tcPr>
            <w:tcW w:w="1699" w:type="dxa"/>
            <w:tcBorders>
              <w:top w:val="single" w:color="auto" w:sz="12" w:space="0"/>
              <w:left w:val="nil"/>
              <w:bottom w:val="nil"/>
              <w:right w:val="nil"/>
            </w:tcBorders>
            <w:shd w:val="clear" w:color="auto" w:fill="auto"/>
            <w:noWrap/>
            <w:tcMar>
              <w:top w:w="15" w:type="dxa"/>
              <w:left w:w="15" w:type="dxa"/>
              <w:right w:w="15" w:type="dxa"/>
            </w:tcMar>
            <w:vAlign w:val="center"/>
            <w:tcPrChange w:id="274" w:author="WuKong-315" w:date="2020-11-11T17:08:00Z">
              <w:tcPr>
                <w:tcW w:w="1299" w:type="dxa"/>
                <w:tcBorders>
                  <w:top w:val="single" w:color="auto" w:sz="12" w:space="0"/>
                  <w:left w:val="nil"/>
                  <w:bottom w:val="nil"/>
                  <w:right w:val="nil"/>
                </w:tcBorders>
                <w:shd w:val="clear" w:color="auto" w:fill="auto"/>
                <w:noWrap/>
                <w:tcMar>
                  <w:top w:w="15" w:type="dxa"/>
                  <w:left w:w="15" w:type="dxa"/>
                  <w:right w:w="15" w:type="dxa"/>
                </w:tcMar>
                <w:vAlign w:val="center"/>
              </w:tcPr>
            </w:tcPrChange>
          </w:tcPr>
          <w:p>
            <w:pPr>
              <w:jc w:val="center"/>
              <w:rPr>
                <w:rFonts w:ascii="宋体" w:hAnsi="宋体"/>
                <w:rPrChange w:id="275" w:author="WuKong-315" w:date="2020-11-11T17:06:00Z">
                  <w:rPr/>
                </w:rPrChange>
              </w:rPr>
            </w:pPr>
            <w:r>
              <w:rPr>
                <w:rFonts w:hint="eastAsia" w:ascii="宋体" w:hAnsi="宋体" w:eastAsia="宋体"/>
                <w:color w:val="000000"/>
                <w:sz w:val="24"/>
                <w:szCs w:val="24"/>
                <w:rPrChange w:id="276" w:author="WuKong-315" w:date="2020-11-11T17:06:00Z">
                  <w:rPr>
                    <w:rFonts w:hint="eastAsia" w:ascii="等线" w:hAnsi="等线" w:eastAsia="等线"/>
                    <w:color w:val="000000"/>
                    <w:sz w:val="22"/>
                    <w:szCs w:val="22"/>
                  </w:rPr>
                </w:rPrChange>
              </w:rPr>
              <w:t>16.397</w:t>
            </w:r>
          </w:p>
        </w:tc>
        <w:tc>
          <w:tcPr>
            <w:tcW w:w="1699" w:type="dxa"/>
            <w:tcBorders>
              <w:top w:val="single" w:color="auto" w:sz="12" w:space="0"/>
              <w:left w:val="nil"/>
              <w:bottom w:val="nil"/>
              <w:right w:val="nil"/>
            </w:tcBorders>
            <w:vAlign w:val="center"/>
            <w:tcPrChange w:id="277" w:author="WuKong-315" w:date="2020-11-11T17:08:00Z">
              <w:tcPr>
                <w:tcW w:w="1299" w:type="dxa"/>
                <w:tcBorders>
                  <w:top w:val="single" w:color="auto" w:sz="12" w:space="0"/>
                  <w:left w:val="nil"/>
                  <w:bottom w:val="nil"/>
                  <w:right w:val="nil"/>
                </w:tcBorders>
              </w:tcPr>
            </w:tcPrChange>
          </w:tcPr>
          <w:p>
            <w:pPr>
              <w:jc w:val="center"/>
              <w:rPr>
                <w:rFonts w:ascii="宋体" w:hAnsi="宋体" w:eastAsia="宋体"/>
                <w:color w:val="000000"/>
                <w:sz w:val="24"/>
                <w:szCs w:val="24"/>
                <w:rPrChange w:id="278" w:author="WuKong-315" w:date="2020-11-11T17:06:00Z">
                  <w:rPr>
                    <w:rFonts w:ascii="等线" w:hAnsi="等线" w:eastAsia="等线"/>
                    <w:color w:val="000000"/>
                    <w:sz w:val="22"/>
                    <w:szCs w:val="22"/>
                  </w:rPr>
                </w:rPrChange>
              </w:rPr>
            </w:pPr>
            <w:r>
              <w:rPr>
                <w:rFonts w:hint="eastAsia" w:ascii="宋体" w:hAnsi="宋体"/>
                <w:rPrChange w:id="279" w:author="WuKong-315" w:date="2020-11-11T17:06:00Z">
                  <w:rPr>
                    <w:rFonts w:hint="eastAsia"/>
                  </w:rPr>
                </w:rPrChange>
              </w:rPr>
              <w:t>...</w:t>
            </w:r>
          </w:p>
        </w:tc>
      </w:tr>
      <w:tr>
        <w:tblPrEx>
          <w:tblCellMar>
            <w:top w:w="0" w:type="dxa"/>
            <w:left w:w="0" w:type="dxa"/>
            <w:bottom w:w="0" w:type="dxa"/>
            <w:right w:w="0" w:type="dxa"/>
          </w:tblCellMar>
          <w:tblPrExChange w:id="280" w:author="WuKong-315" w:date="2020-11-11T17:08:00Z">
            <w:tblPrEx>
              <w:tblCellMar>
                <w:top w:w="0" w:type="dxa"/>
                <w:left w:w="0" w:type="dxa"/>
                <w:bottom w:w="0" w:type="dxa"/>
                <w:right w:w="0" w:type="dxa"/>
              </w:tblCellMar>
            </w:tblPrEx>
          </w:tblPrExChange>
        </w:tblPrEx>
        <w:trPr>
          <w:trHeight w:val="454" w:hRule="atLeast"/>
          <w:jc w:val="center"/>
          <w:trPrChange w:id="280" w:author="WuKong-315" w:date="2020-11-11T17:08:00Z">
            <w:trPr>
              <w:trHeight w:val="408" w:hRule="atLeast"/>
              <w:jc w:val="center"/>
            </w:trPr>
          </w:trPrChange>
        </w:trPr>
        <w:tc>
          <w:tcPr>
            <w:tcW w:w="3153" w:type="dxa"/>
            <w:tcBorders>
              <w:top w:val="nil"/>
              <w:left w:val="nil"/>
              <w:bottom w:val="nil"/>
              <w:right w:val="nil"/>
            </w:tcBorders>
            <w:shd w:val="clear" w:color="auto" w:fill="auto"/>
            <w:noWrap/>
            <w:tcMar>
              <w:top w:w="15" w:type="dxa"/>
              <w:left w:w="15" w:type="dxa"/>
              <w:right w:w="15" w:type="dxa"/>
            </w:tcMar>
            <w:vAlign w:val="center"/>
            <w:tcPrChange w:id="281" w:author="WuKong-315" w:date="2020-11-11T17:08:00Z">
              <w:tcPr>
                <w:tcW w:w="2410" w:type="dxa"/>
                <w:tcBorders>
                  <w:top w:val="nil"/>
                  <w:left w:val="nil"/>
                  <w:bottom w:val="nil"/>
                  <w:right w:val="nil"/>
                </w:tcBorders>
                <w:shd w:val="clear" w:color="auto" w:fill="auto"/>
                <w:noWrap/>
                <w:tcMar>
                  <w:top w:w="15" w:type="dxa"/>
                  <w:left w:w="15" w:type="dxa"/>
                  <w:right w:w="15" w:type="dxa"/>
                </w:tcMar>
                <w:vAlign w:val="center"/>
              </w:tcPr>
            </w:tcPrChange>
          </w:tcPr>
          <w:p>
            <w:pPr>
              <w:jc w:val="center"/>
              <w:rPr>
                <w:rFonts w:ascii="宋体" w:hAnsi="宋体"/>
                <w:rPrChange w:id="282" w:author="WuKong-315" w:date="2020-11-11T17:06:00Z">
                  <w:rPr/>
                </w:rPrChange>
              </w:rPr>
            </w:pPr>
            <w:r>
              <w:rPr>
                <w:rFonts w:hint="eastAsia" w:ascii="宋体" w:hAnsi="宋体" w:eastAsia="宋体"/>
                <w:color w:val="000000"/>
                <w:sz w:val="24"/>
                <w:szCs w:val="24"/>
                <w:rPrChange w:id="283" w:author="WuKong-315" w:date="2020-11-11T17:06:00Z">
                  <w:rPr>
                    <w:rFonts w:hint="eastAsia" w:ascii="等线" w:hAnsi="等线" w:eastAsia="等线"/>
                    <w:color w:val="000000"/>
                    <w:sz w:val="22"/>
                    <w:szCs w:val="22"/>
                  </w:rPr>
                </w:rPrChange>
              </w:rPr>
              <w:t>ENSMUSG00000000003</w:t>
            </w:r>
          </w:p>
        </w:tc>
        <w:tc>
          <w:tcPr>
            <w:tcW w:w="1756" w:type="dxa"/>
            <w:tcBorders>
              <w:top w:val="nil"/>
              <w:left w:val="nil"/>
              <w:bottom w:val="nil"/>
              <w:right w:val="nil"/>
            </w:tcBorders>
            <w:shd w:val="clear" w:color="auto" w:fill="auto"/>
            <w:noWrap/>
            <w:tcMar>
              <w:top w:w="15" w:type="dxa"/>
              <w:left w:w="15" w:type="dxa"/>
              <w:right w:w="15" w:type="dxa"/>
            </w:tcMar>
            <w:vAlign w:val="center"/>
            <w:tcPrChange w:id="284" w:author="WuKong-315" w:date="2020-11-11T17:08:00Z">
              <w:tcPr>
                <w:tcW w:w="1342" w:type="dxa"/>
                <w:tcBorders>
                  <w:top w:val="nil"/>
                  <w:left w:val="nil"/>
                  <w:bottom w:val="nil"/>
                  <w:right w:val="nil"/>
                </w:tcBorders>
                <w:shd w:val="clear" w:color="auto" w:fill="auto"/>
                <w:noWrap/>
                <w:tcMar>
                  <w:top w:w="15" w:type="dxa"/>
                  <w:left w:w="15" w:type="dxa"/>
                  <w:right w:w="15" w:type="dxa"/>
                </w:tcMar>
                <w:vAlign w:val="center"/>
              </w:tcPr>
            </w:tcPrChange>
          </w:tcPr>
          <w:p>
            <w:pPr>
              <w:jc w:val="center"/>
              <w:rPr>
                <w:rFonts w:ascii="宋体" w:hAnsi="宋体"/>
                <w:rPrChange w:id="285" w:author="WuKong-315" w:date="2020-11-11T17:06:00Z">
                  <w:rPr/>
                </w:rPrChange>
              </w:rPr>
            </w:pPr>
            <w:r>
              <w:rPr>
                <w:rFonts w:hint="eastAsia" w:ascii="宋体" w:hAnsi="宋体" w:eastAsia="宋体"/>
                <w:color w:val="000000"/>
                <w:sz w:val="24"/>
                <w:szCs w:val="24"/>
                <w:rPrChange w:id="286" w:author="WuKong-315" w:date="2020-11-11T17:06:00Z">
                  <w:rPr>
                    <w:rFonts w:hint="eastAsia" w:ascii="等线" w:hAnsi="等线" w:eastAsia="等线"/>
                    <w:color w:val="000000"/>
                    <w:sz w:val="22"/>
                    <w:szCs w:val="22"/>
                  </w:rPr>
                </w:rPrChange>
              </w:rPr>
              <w:t>0</w:t>
            </w:r>
          </w:p>
        </w:tc>
        <w:tc>
          <w:tcPr>
            <w:tcW w:w="1699" w:type="dxa"/>
            <w:tcBorders>
              <w:top w:val="nil"/>
              <w:left w:val="nil"/>
              <w:bottom w:val="nil"/>
              <w:right w:val="nil"/>
            </w:tcBorders>
            <w:shd w:val="clear" w:color="auto" w:fill="auto"/>
            <w:noWrap/>
            <w:tcMar>
              <w:top w:w="15" w:type="dxa"/>
              <w:left w:w="15" w:type="dxa"/>
              <w:right w:w="15" w:type="dxa"/>
            </w:tcMar>
            <w:vAlign w:val="center"/>
            <w:tcPrChange w:id="287" w:author="WuKong-315" w:date="2020-11-11T17:08:00Z">
              <w:tcPr>
                <w:tcW w:w="1299" w:type="dxa"/>
                <w:tcBorders>
                  <w:top w:val="nil"/>
                  <w:left w:val="nil"/>
                  <w:bottom w:val="nil"/>
                  <w:right w:val="nil"/>
                </w:tcBorders>
                <w:shd w:val="clear" w:color="auto" w:fill="auto"/>
                <w:noWrap/>
                <w:tcMar>
                  <w:top w:w="15" w:type="dxa"/>
                  <w:left w:w="15" w:type="dxa"/>
                  <w:right w:w="15" w:type="dxa"/>
                </w:tcMar>
                <w:vAlign w:val="center"/>
              </w:tcPr>
            </w:tcPrChange>
          </w:tcPr>
          <w:p>
            <w:pPr>
              <w:jc w:val="center"/>
              <w:rPr>
                <w:rFonts w:ascii="宋体" w:hAnsi="宋体"/>
                <w:rPrChange w:id="288" w:author="WuKong-315" w:date="2020-11-11T17:06:00Z">
                  <w:rPr/>
                </w:rPrChange>
              </w:rPr>
            </w:pPr>
            <w:r>
              <w:rPr>
                <w:rFonts w:hint="eastAsia" w:ascii="宋体" w:hAnsi="宋体" w:eastAsia="宋体"/>
                <w:color w:val="000000"/>
                <w:sz w:val="24"/>
                <w:szCs w:val="24"/>
                <w:rPrChange w:id="289" w:author="WuKong-315" w:date="2020-11-11T17:06:00Z">
                  <w:rPr>
                    <w:rFonts w:hint="eastAsia" w:ascii="等线" w:hAnsi="等线" w:eastAsia="等线"/>
                    <w:color w:val="000000"/>
                    <w:sz w:val="22"/>
                    <w:szCs w:val="22"/>
                  </w:rPr>
                </w:rPrChange>
              </w:rPr>
              <w:t>0</w:t>
            </w:r>
          </w:p>
        </w:tc>
        <w:tc>
          <w:tcPr>
            <w:tcW w:w="1699" w:type="dxa"/>
            <w:tcBorders>
              <w:top w:val="nil"/>
              <w:left w:val="nil"/>
              <w:bottom w:val="nil"/>
              <w:right w:val="nil"/>
            </w:tcBorders>
            <w:vAlign w:val="center"/>
            <w:tcPrChange w:id="290" w:author="WuKong-315" w:date="2020-11-11T17:08:00Z">
              <w:tcPr>
                <w:tcW w:w="1299" w:type="dxa"/>
                <w:tcBorders>
                  <w:top w:val="nil"/>
                  <w:left w:val="nil"/>
                  <w:bottom w:val="nil"/>
                  <w:right w:val="nil"/>
                </w:tcBorders>
              </w:tcPr>
            </w:tcPrChange>
          </w:tcPr>
          <w:p>
            <w:pPr>
              <w:jc w:val="center"/>
              <w:rPr>
                <w:rFonts w:ascii="宋体" w:hAnsi="宋体" w:eastAsia="宋体"/>
                <w:color w:val="000000"/>
                <w:sz w:val="24"/>
                <w:szCs w:val="24"/>
                <w:rPrChange w:id="291" w:author="WuKong-315" w:date="2020-11-11T17:06:00Z">
                  <w:rPr>
                    <w:rFonts w:ascii="等线" w:hAnsi="等线" w:eastAsia="等线"/>
                    <w:color w:val="000000"/>
                    <w:sz w:val="22"/>
                    <w:szCs w:val="22"/>
                  </w:rPr>
                </w:rPrChange>
              </w:rPr>
            </w:pPr>
            <w:r>
              <w:rPr>
                <w:rFonts w:hint="eastAsia" w:ascii="宋体" w:hAnsi="宋体"/>
                <w:rPrChange w:id="292" w:author="WuKong-315" w:date="2020-11-11T17:06:00Z">
                  <w:rPr>
                    <w:rFonts w:hint="eastAsia"/>
                  </w:rPr>
                </w:rPrChange>
              </w:rPr>
              <w:t>...</w:t>
            </w:r>
          </w:p>
        </w:tc>
      </w:tr>
      <w:tr>
        <w:tblPrEx>
          <w:tblCellMar>
            <w:top w:w="0" w:type="dxa"/>
            <w:left w:w="0" w:type="dxa"/>
            <w:bottom w:w="0" w:type="dxa"/>
            <w:right w:w="0" w:type="dxa"/>
          </w:tblCellMar>
          <w:tblPrExChange w:id="293" w:author="WuKong-315" w:date="2020-11-11T17:08:00Z">
            <w:tblPrEx>
              <w:tblCellMar>
                <w:top w:w="0" w:type="dxa"/>
                <w:left w:w="0" w:type="dxa"/>
                <w:bottom w:w="0" w:type="dxa"/>
                <w:right w:w="0" w:type="dxa"/>
              </w:tblCellMar>
            </w:tblPrEx>
          </w:tblPrExChange>
        </w:tblPrEx>
        <w:trPr>
          <w:trHeight w:val="454" w:hRule="atLeast"/>
          <w:jc w:val="center"/>
          <w:trPrChange w:id="293" w:author="WuKong-315" w:date="2020-11-11T17:08:00Z">
            <w:trPr>
              <w:trHeight w:val="408" w:hRule="atLeast"/>
              <w:jc w:val="center"/>
            </w:trPr>
          </w:trPrChange>
        </w:trPr>
        <w:tc>
          <w:tcPr>
            <w:tcW w:w="3153" w:type="dxa"/>
            <w:tcBorders>
              <w:top w:val="nil"/>
              <w:left w:val="nil"/>
              <w:bottom w:val="nil"/>
              <w:right w:val="nil"/>
            </w:tcBorders>
            <w:shd w:val="clear" w:color="auto" w:fill="auto"/>
            <w:noWrap/>
            <w:tcMar>
              <w:top w:w="15" w:type="dxa"/>
              <w:left w:w="15" w:type="dxa"/>
              <w:right w:w="15" w:type="dxa"/>
            </w:tcMar>
            <w:vAlign w:val="center"/>
            <w:tcPrChange w:id="294" w:author="WuKong-315" w:date="2020-11-11T17:08:00Z">
              <w:tcPr>
                <w:tcW w:w="2410" w:type="dxa"/>
                <w:tcBorders>
                  <w:top w:val="nil"/>
                  <w:left w:val="nil"/>
                  <w:bottom w:val="nil"/>
                  <w:right w:val="nil"/>
                </w:tcBorders>
                <w:shd w:val="clear" w:color="auto" w:fill="auto"/>
                <w:noWrap/>
                <w:tcMar>
                  <w:top w:w="15" w:type="dxa"/>
                  <w:left w:w="15" w:type="dxa"/>
                  <w:right w:w="15" w:type="dxa"/>
                </w:tcMar>
                <w:vAlign w:val="center"/>
              </w:tcPr>
            </w:tcPrChange>
          </w:tcPr>
          <w:p>
            <w:pPr>
              <w:jc w:val="center"/>
              <w:rPr>
                <w:rFonts w:ascii="宋体" w:hAnsi="宋体"/>
                <w:rPrChange w:id="295" w:author="WuKong-315" w:date="2020-11-11T17:06:00Z">
                  <w:rPr/>
                </w:rPrChange>
              </w:rPr>
            </w:pPr>
            <w:r>
              <w:rPr>
                <w:rFonts w:hint="eastAsia" w:ascii="宋体" w:hAnsi="宋体" w:eastAsia="宋体"/>
                <w:color w:val="000000"/>
                <w:sz w:val="24"/>
                <w:szCs w:val="24"/>
                <w:rPrChange w:id="296" w:author="WuKong-315" w:date="2020-11-11T17:06:00Z">
                  <w:rPr>
                    <w:rFonts w:hint="eastAsia" w:ascii="等线" w:hAnsi="等线" w:eastAsia="等线"/>
                    <w:color w:val="000000"/>
                    <w:sz w:val="22"/>
                    <w:szCs w:val="22"/>
                  </w:rPr>
                </w:rPrChange>
              </w:rPr>
              <w:t>ENSMUSG00000000028</w:t>
            </w:r>
          </w:p>
        </w:tc>
        <w:tc>
          <w:tcPr>
            <w:tcW w:w="1756" w:type="dxa"/>
            <w:tcBorders>
              <w:top w:val="nil"/>
              <w:left w:val="nil"/>
              <w:bottom w:val="nil"/>
              <w:right w:val="nil"/>
            </w:tcBorders>
            <w:shd w:val="clear" w:color="auto" w:fill="auto"/>
            <w:noWrap/>
            <w:tcMar>
              <w:top w:w="15" w:type="dxa"/>
              <w:left w:w="15" w:type="dxa"/>
              <w:right w:w="15" w:type="dxa"/>
            </w:tcMar>
            <w:vAlign w:val="center"/>
            <w:tcPrChange w:id="297" w:author="WuKong-315" w:date="2020-11-11T17:08:00Z">
              <w:tcPr>
                <w:tcW w:w="1342" w:type="dxa"/>
                <w:tcBorders>
                  <w:top w:val="nil"/>
                  <w:left w:val="nil"/>
                  <w:bottom w:val="nil"/>
                  <w:right w:val="nil"/>
                </w:tcBorders>
                <w:shd w:val="clear" w:color="auto" w:fill="auto"/>
                <w:noWrap/>
                <w:tcMar>
                  <w:top w:w="15" w:type="dxa"/>
                  <w:left w:w="15" w:type="dxa"/>
                  <w:right w:w="15" w:type="dxa"/>
                </w:tcMar>
                <w:vAlign w:val="center"/>
              </w:tcPr>
            </w:tcPrChange>
          </w:tcPr>
          <w:p>
            <w:pPr>
              <w:jc w:val="center"/>
              <w:rPr>
                <w:rFonts w:ascii="宋体" w:hAnsi="宋体"/>
                <w:rPrChange w:id="298" w:author="WuKong-315" w:date="2020-11-11T17:06:00Z">
                  <w:rPr/>
                </w:rPrChange>
              </w:rPr>
            </w:pPr>
            <w:r>
              <w:rPr>
                <w:rFonts w:hint="eastAsia" w:ascii="宋体" w:hAnsi="宋体" w:eastAsia="宋体"/>
                <w:color w:val="000000"/>
                <w:sz w:val="24"/>
                <w:szCs w:val="24"/>
                <w:rPrChange w:id="299" w:author="WuKong-315" w:date="2020-11-11T17:06:00Z">
                  <w:rPr>
                    <w:rFonts w:hint="eastAsia" w:ascii="等线" w:hAnsi="等线" w:eastAsia="等线"/>
                    <w:color w:val="000000"/>
                    <w:sz w:val="22"/>
                    <w:szCs w:val="22"/>
                  </w:rPr>
                </w:rPrChange>
              </w:rPr>
              <w:t>0.971116</w:t>
            </w:r>
          </w:p>
        </w:tc>
        <w:tc>
          <w:tcPr>
            <w:tcW w:w="1699" w:type="dxa"/>
            <w:tcBorders>
              <w:top w:val="nil"/>
              <w:left w:val="nil"/>
              <w:bottom w:val="nil"/>
              <w:right w:val="nil"/>
            </w:tcBorders>
            <w:shd w:val="clear" w:color="auto" w:fill="auto"/>
            <w:noWrap/>
            <w:tcMar>
              <w:top w:w="15" w:type="dxa"/>
              <w:left w:w="15" w:type="dxa"/>
              <w:right w:w="15" w:type="dxa"/>
            </w:tcMar>
            <w:vAlign w:val="center"/>
            <w:tcPrChange w:id="300" w:author="WuKong-315" w:date="2020-11-11T17:08:00Z">
              <w:tcPr>
                <w:tcW w:w="1299" w:type="dxa"/>
                <w:tcBorders>
                  <w:top w:val="nil"/>
                  <w:left w:val="nil"/>
                  <w:bottom w:val="nil"/>
                  <w:right w:val="nil"/>
                </w:tcBorders>
                <w:shd w:val="clear" w:color="auto" w:fill="auto"/>
                <w:noWrap/>
                <w:tcMar>
                  <w:top w:w="15" w:type="dxa"/>
                  <w:left w:w="15" w:type="dxa"/>
                  <w:right w:w="15" w:type="dxa"/>
                </w:tcMar>
                <w:vAlign w:val="center"/>
              </w:tcPr>
            </w:tcPrChange>
          </w:tcPr>
          <w:p>
            <w:pPr>
              <w:jc w:val="center"/>
              <w:rPr>
                <w:rFonts w:ascii="宋体" w:hAnsi="宋体"/>
                <w:rPrChange w:id="301" w:author="WuKong-315" w:date="2020-11-11T17:06:00Z">
                  <w:rPr/>
                </w:rPrChange>
              </w:rPr>
            </w:pPr>
            <w:r>
              <w:rPr>
                <w:rFonts w:hint="eastAsia" w:ascii="宋体" w:hAnsi="宋体" w:eastAsia="宋体"/>
                <w:color w:val="000000"/>
                <w:sz w:val="24"/>
                <w:szCs w:val="24"/>
                <w:rPrChange w:id="302" w:author="WuKong-315" w:date="2020-11-11T17:06:00Z">
                  <w:rPr>
                    <w:rFonts w:hint="eastAsia" w:ascii="等线" w:hAnsi="等线" w:eastAsia="等线"/>
                    <w:color w:val="000000"/>
                    <w:sz w:val="22"/>
                    <w:szCs w:val="22"/>
                  </w:rPr>
                </w:rPrChange>
              </w:rPr>
              <w:t>0.768537</w:t>
            </w:r>
          </w:p>
        </w:tc>
        <w:tc>
          <w:tcPr>
            <w:tcW w:w="1699" w:type="dxa"/>
            <w:tcBorders>
              <w:top w:val="nil"/>
              <w:left w:val="nil"/>
              <w:bottom w:val="nil"/>
              <w:right w:val="nil"/>
            </w:tcBorders>
            <w:vAlign w:val="center"/>
            <w:tcPrChange w:id="303" w:author="WuKong-315" w:date="2020-11-11T17:08:00Z">
              <w:tcPr>
                <w:tcW w:w="1299" w:type="dxa"/>
                <w:tcBorders>
                  <w:top w:val="nil"/>
                  <w:left w:val="nil"/>
                  <w:bottom w:val="nil"/>
                  <w:right w:val="nil"/>
                </w:tcBorders>
              </w:tcPr>
            </w:tcPrChange>
          </w:tcPr>
          <w:p>
            <w:pPr>
              <w:jc w:val="center"/>
              <w:rPr>
                <w:rFonts w:ascii="宋体" w:hAnsi="宋体" w:eastAsia="宋体"/>
                <w:color w:val="000000"/>
                <w:sz w:val="24"/>
                <w:szCs w:val="24"/>
                <w:rPrChange w:id="304" w:author="WuKong-315" w:date="2020-11-11T17:06:00Z">
                  <w:rPr>
                    <w:rFonts w:ascii="等线" w:hAnsi="等线" w:eastAsia="等线"/>
                    <w:color w:val="000000"/>
                    <w:sz w:val="22"/>
                    <w:szCs w:val="22"/>
                  </w:rPr>
                </w:rPrChange>
              </w:rPr>
            </w:pPr>
            <w:r>
              <w:rPr>
                <w:rFonts w:hint="eastAsia" w:ascii="宋体" w:hAnsi="宋体"/>
                <w:rPrChange w:id="305" w:author="WuKong-315" w:date="2020-11-11T17:06:00Z">
                  <w:rPr>
                    <w:rFonts w:hint="eastAsia"/>
                  </w:rPr>
                </w:rPrChange>
              </w:rPr>
              <w:t>...</w:t>
            </w:r>
          </w:p>
        </w:tc>
      </w:tr>
      <w:tr>
        <w:tblPrEx>
          <w:tblCellMar>
            <w:top w:w="0" w:type="dxa"/>
            <w:left w:w="0" w:type="dxa"/>
            <w:bottom w:w="0" w:type="dxa"/>
            <w:right w:w="0" w:type="dxa"/>
          </w:tblCellMar>
          <w:tblPrExChange w:id="307" w:author="WuKong-315" w:date="2020-11-11T17:08:00Z">
            <w:tblPrEx>
              <w:tblCellMar>
                <w:top w:w="0" w:type="dxa"/>
                <w:left w:w="0" w:type="dxa"/>
                <w:bottom w:w="0" w:type="dxa"/>
                <w:right w:w="0" w:type="dxa"/>
              </w:tblCellMar>
            </w:tblPrEx>
          </w:tblPrExChange>
        </w:tblPrEx>
        <w:trPr>
          <w:trHeight w:val="454" w:hRule="atLeast"/>
          <w:jc w:val="center"/>
          <w:del w:id="306" w:author="WuKong-315" w:date="2020-11-11T17:08:00Z"/>
          <w:trPrChange w:id="307" w:author="WuKong-315" w:date="2020-11-11T17:08:00Z">
            <w:trPr>
              <w:trHeight w:val="408" w:hRule="atLeast"/>
              <w:jc w:val="center"/>
            </w:trPr>
          </w:trPrChange>
        </w:trPr>
        <w:tc>
          <w:tcPr>
            <w:tcW w:w="3153" w:type="dxa"/>
            <w:tcBorders>
              <w:top w:val="nil"/>
              <w:left w:val="nil"/>
              <w:bottom w:val="nil"/>
              <w:right w:val="nil"/>
            </w:tcBorders>
            <w:shd w:val="clear" w:color="auto" w:fill="auto"/>
            <w:noWrap/>
            <w:tcMar>
              <w:top w:w="15" w:type="dxa"/>
              <w:left w:w="15" w:type="dxa"/>
              <w:right w:w="15" w:type="dxa"/>
            </w:tcMar>
            <w:vAlign w:val="center"/>
            <w:tcPrChange w:id="308" w:author="WuKong-315" w:date="2020-11-11T17:08:00Z">
              <w:tcPr>
                <w:tcW w:w="2410" w:type="dxa"/>
                <w:tcBorders>
                  <w:top w:val="nil"/>
                  <w:left w:val="nil"/>
                  <w:bottom w:val="nil"/>
                  <w:right w:val="nil"/>
                </w:tcBorders>
                <w:shd w:val="clear" w:color="auto" w:fill="auto"/>
                <w:noWrap/>
                <w:tcMar>
                  <w:top w:w="15" w:type="dxa"/>
                  <w:left w:w="15" w:type="dxa"/>
                  <w:right w:w="15" w:type="dxa"/>
                </w:tcMar>
                <w:vAlign w:val="center"/>
              </w:tcPr>
            </w:tcPrChange>
          </w:tcPr>
          <w:p>
            <w:pPr>
              <w:jc w:val="center"/>
              <w:rPr>
                <w:del w:id="309" w:author="WuKong-315" w:date="2020-11-11T17:08:00Z"/>
                <w:rFonts w:ascii="宋体" w:hAnsi="宋体"/>
                <w:rPrChange w:id="310" w:author="WuKong-315" w:date="2020-11-11T17:06:00Z">
                  <w:rPr>
                    <w:del w:id="311" w:author="WuKong-315" w:date="2020-11-11T17:08:00Z"/>
                  </w:rPr>
                </w:rPrChange>
              </w:rPr>
            </w:pPr>
            <w:del w:id="312" w:author="WuKong-315" w:date="2020-11-11T17:08:00Z">
              <w:commentRangeStart w:id="4"/>
              <w:r>
                <w:rPr>
                  <w:rFonts w:hint="eastAsia" w:ascii="宋体" w:hAnsi="宋体" w:eastAsia="宋体"/>
                  <w:color w:val="000000"/>
                  <w:sz w:val="24"/>
                  <w:szCs w:val="24"/>
                  <w:rPrChange w:id="313" w:author="WuKong-315" w:date="2020-11-11T17:06:00Z">
                    <w:rPr>
                      <w:rFonts w:hint="eastAsia" w:ascii="等线" w:hAnsi="等线" w:eastAsia="等线"/>
                      <w:color w:val="000000"/>
                      <w:sz w:val="22"/>
                      <w:szCs w:val="22"/>
                    </w:rPr>
                  </w:rPrChange>
                </w:rPr>
                <w:delText>ENSMUSG00000000031</w:delText>
              </w:r>
              <w:commentRangeEnd w:id="4"/>
            </w:del>
            <w:r>
              <w:rPr>
                <w:rStyle w:val="29"/>
              </w:rPr>
              <w:commentReference w:id="4"/>
            </w:r>
          </w:p>
        </w:tc>
        <w:tc>
          <w:tcPr>
            <w:tcW w:w="1756" w:type="dxa"/>
            <w:tcBorders>
              <w:top w:val="nil"/>
              <w:left w:val="nil"/>
              <w:bottom w:val="nil"/>
              <w:right w:val="nil"/>
            </w:tcBorders>
            <w:shd w:val="clear" w:color="auto" w:fill="auto"/>
            <w:noWrap/>
            <w:tcMar>
              <w:top w:w="15" w:type="dxa"/>
              <w:left w:w="15" w:type="dxa"/>
              <w:right w:w="15" w:type="dxa"/>
            </w:tcMar>
            <w:vAlign w:val="center"/>
            <w:tcPrChange w:id="314" w:author="WuKong-315" w:date="2020-11-11T17:08:00Z">
              <w:tcPr>
                <w:tcW w:w="1342" w:type="dxa"/>
                <w:tcBorders>
                  <w:top w:val="nil"/>
                  <w:left w:val="nil"/>
                  <w:bottom w:val="nil"/>
                  <w:right w:val="nil"/>
                </w:tcBorders>
                <w:shd w:val="clear" w:color="auto" w:fill="auto"/>
                <w:noWrap/>
                <w:tcMar>
                  <w:top w:w="15" w:type="dxa"/>
                  <w:left w:w="15" w:type="dxa"/>
                  <w:right w:w="15" w:type="dxa"/>
                </w:tcMar>
                <w:vAlign w:val="center"/>
              </w:tcPr>
            </w:tcPrChange>
          </w:tcPr>
          <w:p>
            <w:pPr>
              <w:jc w:val="center"/>
              <w:rPr>
                <w:del w:id="315" w:author="WuKong-315" w:date="2020-11-11T17:08:00Z"/>
                <w:rFonts w:ascii="宋体" w:hAnsi="宋体"/>
                <w:rPrChange w:id="316" w:author="WuKong-315" w:date="2020-11-11T17:06:00Z">
                  <w:rPr>
                    <w:del w:id="317" w:author="WuKong-315" w:date="2020-11-11T17:08:00Z"/>
                  </w:rPr>
                </w:rPrChange>
              </w:rPr>
            </w:pPr>
            <w:del w:id="318" w:author="WuKong-315" w:date="2020-11-11T17:08:00Z">
              <w:r>
                <w:rPr>
                  <w:rFonts w:hint="eastAsia" w:ascii="宋体" w:hAnsi="宋体" w:eastAsia="宋体"/>
                  <w:color w:val="000000"/>
                  <w:sz w:val="24"/>
                  <w:szCs w:val="24"/>
                  <w:rPrChange w:id="319" w:author="WuKong-315" w:date="2020-11-11T17:06:00Z">
                    <w:rPr>
                      <w:rFonts w:hint="eastAsia" w:ascii="等线" w:hAnsi="等线" w:eastAsia="等线"/>
                      <w:color w:val="000000"/>
                      <w:sz w:val="22"/>
                      <w:szCs w:val="22"/>
                    </w:rPr>
                  </w:rPrChange>
                </w:rPr>
                <w:delText>0.200412</w:delText>
              </w:r>
            </w:del>
          </w:p>
        </w:tc>
        <w:tc>
          <w:tcPr>
            <w:tcW w:w="1699" w:type="dxa"/>
            <w:tcBorders>
              <w:top w:val="nil"/>
              <w:left w:val="nil"/>
              <w:bottom w:val="nil"/>
              <w:right w:val="nil"/>
            </w:tcBorders>
            <w:shd w:val="clear" w:color="auto" w:fill="auto"/>
            <w:noWrap/>
            <w:tcMar>
              <w:top w:w="15" w:type="dxa"/>
              <w:left w:w="15" w:type="dxa"/>
              <w:right w:w="15" w:type="dxa"/>
            </w:tcMar>
            <w:vAlign w:val="center"/>
            <w:tcPrChange w:id="320" w:author="WuKong-315" w:date="2020-11-11T17:08:00Z">
              <w:tcPr>
                <w:tcW w:w="1299" w:type="dxa"/>
                <w:tcBorders>
                  <w:top w:val="nil"/>
                  <w:left w:val="nil"/>
                  <w:bottom w:val="nil"/>
                  <w:right w:val="nil"/>
                </w:tcBorders>
                <w:shd w:val="clear" w:color="auto" w:fill="auto"/>
                <w:noWrap/>
                <w:tcMar>
                  <w:top w:w="15" w:type="dxa"/>
                  <w:left w:w="15" w:type="dxa"/>
                  <w:right w:w="15" w:type="dxa"/>
                </w:tcMar>
                <w:vAlign w:val="center"/>
              </w:tcPr>
            </w:tcPrChange>
          </w:tcPr>
          <w:p>
            <w:pPr>
              <w:jc w:val="center"/>
              <w:rPr>
                <w:del w:id="321" w:author="WuKong-315" w:date="2020-11-11T17:08:00Z"/>
                <w:rFonts w:ascii="宋体" w:hAnsi="宋体"/>
                <w:rPrChange w:id="322" w:author="WuKong-315" w:date="2020-11-11T17:06:00Z">
                  <w:rPr>
                    <w:del w:id="323" w:author="WuKong-315" w:date="2020-11-11T17:08:00Z"/>
                  </w:rPr>
                </w:rPrChange>
              </w:rPr>
            </w:pPr>
            <w:del w:id="324" w:author="WuKong-315" w:date="2020-11-11T17:08:00Z">
              <w:r>
                <w:rPr>
                  <w:rFonts w:hint="eastAsia" w:ascii="宋体" w:hAnsi="宋体" w:eastAsia="宋体"/>
                  <w:color w:val="000000"/>
                  <w:sz w:val="24"/>
                  <w:szCs w:val="24"/>
                  <w:rPrChange w:id="325" w:author="WuKong-315" w:date="2020-11-11T17:06:00Z">
                    <w:rPr>
                      <w:rFonts w:hint="eastAsia" w:ascii="等线" w:hAnsi="等线" w:eastAsia="等线"/>
                      <w:color w:val="000000"/>
                      <w:sz w:val="22"/>
                      <w:szCs w:val="22"/>
                    </w:rPr>
                  </w:rPrChange>
                </w:rPr>
                <w:delText>0</w:delText>
              </w:r>
            </w:del>
          </w:p>
        </w:tc>
        <w:tc>
          <w:tcPr>
            <w:tcW w:w="1699" w:type="dxa"/>
            <w:tcBorders>
              <w:top w:val="nil"/>
              <w:left w:val="nil"/>
              <w:bottom w:val="nil"/>
              <w:right w:val="nil"/>
            </w:tcBorders>
            <w:vAlign w:val="center"/>
            <w:tcPrChange w:id="326" w:author="WuKong-315" w:date="2020-11-11T17:08:00Z">
              <w:tcPr>
                <w:tcW w:w="1299" w:type="dxa"/>
                <w:tcBorders>
                  <w:top w:val="nil"/>
                  <w:left w:val="nil"/>
                  <w:bottom w:val="nil"/>
                  <w:right w:val="nil"/>
                </w:tcBorders>
              </w:tcPr>
            </w:tcPrChange>
          </w:tcPr>
          <w:p>
            <w:pPr>
              <w:jc w:val="center"/>
              <w:rPr>
                <w:del w:id="327" w:author="WuKong-315" w:date="2020-11-11T17:08:00Z"/>
                <w:rFonts w:ascii="宋体" w:hAnsi="宋体" w:eastAsia="宋体"/>
                <w:color w:val="000000"/>
                <w:sz w:val="24"/>
                <w:szCs w:val="24"/>
                <w:rPrChange w:id="328" w:author="WuKong-315" w:date="2020-11-11T17:06:00Z">
                  <w:rPr>
                    <w:del w:id="329" w:author="WuKong-315" w:date="2020-11-11T17:08:00Z"/>
                    <w:rFonts w:ascii="等线" w:hAnsi="等线" w:eastAsia="等线"/>
                    <w:color w:val="000000"/>
                    <w:sz w:val="22"/>
                    <w:szCs w:val="22"/>
                  </w:rPr>
                </w:rPrChange>
              </w:rPr>
            </w:pPr>
            <w:del w:id="330" w:author="WuKong-315" w:date="2020-11-11T17:08:00Z">
              <w:r>
                <w:rPr>
                  <w:rFonts w:hint="eastAsia" w:ascii="宋体" w:hAnsi="宋体"/>
                  <w:rPrChange w:id="331" w:author="WuKong-315" w:date="2020-11-11T17:06:00Z">
                    <w:rPr>
                      <w:rFonts w:hint="eastAsia"/>
                    </w:rPr>
                  </w:rPrChange>
                </w:rPr>
                <w:delText>...</w:delText>
              </w:r>
            </w:del>
          </w:p>
        </w:tc>
      </w:tr>
      <w:tr>
        <w:tblPrEx>
          <w:tblCellMar>
            <w:top w:w="0" w:type="dxa"/>
            <w:left w:w="0" w:type="dxa"/>
            <w:bottom w:w="0" w:type="dxa"/>
            <w:right w:w="0" w:type="dxa"/>
          </w:tblCellMar>
          <w:tblPrExChange w:id="332" w:author="WuKong-315" w:date="2020-11-11T17:08:00Z">
            <w:tblPrEx>
              <w:tblCellMar>
                <w:top w:w="0" w:type="dxa"/>
                <w:left w:w="0" w:type="dxa"/>
                <w:bottom w:w="0" w:type="dxa"/>
                <w:right w:w="0" w:type="dxa"/>
              </w:tblCellMar>
            </w:tblPrEx>
          </w:tblPrExChange>
        </w:tblPrEx>
        <w:trPr>
          <w:trHeight w:val="454" w:hRule="atLeast"/>
          <w:jc w:val="center"/>
          <w:trPrChange w:id="332" w:author="WuKong-315" w:date="2020-11-11T17:08:00Z">
            <w:trPr>
              <w:trHeight w:val="408" w:hRule="atLeast"/>
              <w:jc w:val="center"/>
            </w:trPr>
          </w:trPrChange>
        </w:trPr>
        <w:tc>
          <w:tcPr>
            <w:tcW w:w="3153" w:type="dxa"/>
            <w:tcBorders>
              <w:top w:val="nil"/>
              <w:left w:val="nil"/>
              <w:bottom w:val="nil"/>
              <w:right w:val="nil"/>
            </w:tcBorders>
            <w:shd w:val="clear" w:color="auto" w:fill="auto"/>
            <w:noWrap/>
            <w:tcMar>
              <w:top w:w="15" w:type="dxa"/>
              <w:left w:w="15" w:type="dxa"/>
              <w:right w:w="15" w:type="dxa"/>
            </w:tcMar>
            <w:vAlign w:val="center"/>
            <w:tcPrChange w:id="333" w:author="WuKong-315" w:date="2020-11-11T17:08:00Z">
              <w:tcPr>
                <w:tcW w:w="2410" w:type="dxa"/>
                <w:tcBorders>
                  <w:top w:val="nil"/>
                  <w:left w:val="nil"/>
                  <w:bottom w:val="nil"/>
                  <w:right w:val="nil"/>
                </w:tcBorders>
                <w:shd w:val="clear" w:color="auto" w:fill="auto"/>
                <w:noWrap/>
                <w:tcMar>
                  <w:top w:w="15" w:type="dxa"/>
                  <w:left w:w="15" w:type="dxa"/>
                  <w:right w:w="15" w:type="dxa"/>
                </w:tcMar>
                <w:vAlign w:val="center"/>
              </w:tcPr>
            </w:tcPrChange>
          </w:tcPr>
          <w:p>
            <w:pPr>
              <w:jc w:val="center"/>
              <w:rPr>
                <w:rFonts w:ascii="宋体" w:hAnsi="宋体"/>
                <w:rPrChange w:id="334" w:author="WuKong-315" w:date="2020-11-11T17:06:00Z">
                  <w:rPr/>
                </w:rPrChange>
              </w:rPr>
            </w:pPr>
            <w:r>
              <w:rPr>
                <w:rFonts w:hint="eastAsia" w:ascii="宋体" w:hAnsi="宋体" w:eastAsia="宋体"/>
                <w:color w:val="000000"/>
                <w:sz w:val="24"/>
                <w:szCs w:val="24"/>
                <w:rPrChange w:id="335" w:author="WuKong-315" w:date="2020-11-11T17:06:00Z">
                  <w:rPr>
                    <w:rFonts w:hint="eastAsia" w:ascii="等线" w:hAnsi="等线" w:eastAsia="等线"/>
                    <w:color w:val="000000"/>
                    <w:sz w:val="22"/>
                    <w:szCs w:val="22"/>
                  </w:rPr>
                </w:rPrChange>
              </w:rPr>
              <w:t>ENSMUSG00000000037</w:t>
            </w:r>
          </w:p>
        </w:tc>
        <w:tc>
          <w:tcPr>
            <w:tcW w:w="1756" w:type="dxa"/>
            <w:tcBorders>
              <w:top w:val="nil"/>
              <w:left w:val="nil"/>
              <w:bottom w:val="nil"/>
              <w:right w:val="nil"/>
            </w:tcBorders>
            <w:shd w:val="clear" w:color="auto" w:fill="auto"/>
            <w:noWrap/>
            <w:tcMar>
              <w:top w:w="15" w:type="dxa"/>
              <w:left w:w="15" w:type="dxa"/>
              <w:right w:w="15" w:type="dxa"/>
            </w:tcMar>
            <w:vAlign w:val="center"/>
            <w:tcPrChange w:id="336" w:author="WuKong-315" w:date="2020-11-11T17:08:00Z">
              <w:tcPr>
                <w:tcW w:w="1342" w:type="dxa"/>
                <w:tcBorders>
                  <w:top w:val="nil"/>
                  <w:left w:val="nil"/>
                  <w:bottom w:val="nil"/>
                  <w:right w:val="nil"/>
                </w:tcBorders>
                <w:shd w:val="clear" w:color="auto" w:fill="auto"/>
                <w:noWrap/>
                <w:tcMar>
                  <w:top w:w="15" w:type="dxa"/>
                  <w:left w:w="15" w:type="dxa"/>
                  <w:right w:w="15" w:type="dxa"/>
                </w:tcMar>
                <w:vAlign w:val="center"/>
              </w:tcPr>
            </w:tcPrChange>
          </w:tcPr>
          <w:p>
            <w:pPr>
              <w:jc w:val="center"/>
              <w:rPr>
                <w:rFonts w:ascii="宋体" w:hAnsi="宋体"/>
                <w:rPrChange w:id="337" w:author="WuKong-315" w:date="2020-11-11T17:06:00Z">
                  <w:rPr/>
                </w:rPrChange>
              </w:rPr>
            </w:pPr>
            <w:r>
              <w:rPr>
                <w:rFonts w:hint="eastAsia" w:ascii="宋体" w:hAnsi="宋体" w:eastAsia="宋体"/>
                <w:color w:val="000000"/>
                <w:sz w:val="24"/>
                <w:szCs w:val="24"/>
                <w:rPrChange w:id="338" w:author="WuKong-315" w:date="2020-11-11T17:06:00Z">
                  <w:rPr>
                    <w:rFonts w:hint="eastAsia" w:ascii="等线" w:hAnsi="等线" w:eastAsia="等线"/>
                    <w:color w:val="000000"/>
                    <w:sz w:val="22"/>
                    <w:szCs w:val="22"/>
                  </w:rPr>
                </w:rPrChange>
              </w:rPr>
              <w:t>0</w:t>
            </w:r>
          </w:p>
        </w:tc>
        <w:tc>
          <w:tcPr>
            <w:tcW w:w="1699" w:type="dxa"/>
            <w:tcBorders>
              <w:top w:val="nil"/>
              <w:left w:val="nil"/>
              <w:bottom w:val="nil"/>
              <w:right w:val="nil"/>
            </w:tcBorders>
            <w:shd w:val="clear" w:color="auto" w:fill="auto"/>
            <w:noWrap/>
            <w:tcMar>
              <w:top w:w="15" w:type="dxa"/>
              <w:left w:w="15" w:type="dxa"/>
              <w:right w:w="15" w:type="dxa"/>
            </w:tcMar>
            <w:vAlign w:val="center"/>
            <w:tcPrChange w:id="339" w:author="WuKong-315" w:date="2020-11-11T17:08:00Z">
              <w:tcPr>
                <w:tcW w:w="1299" w:type="dxa"/>
                <w:tcBorders>
                  <w:top w:val="nil"/>
                  <w:left w:val="nil"/>
                  <w:bottom w:val="nil"/>
                  <w:right w:val="nil"/>
                </w:tcBorders>
                <w:shd w:val="clear" w:color="auto" w:fill="auto"/>
                <w:noWrap/>
                <w:tcMar>
                  <w:top w:w="15" w:type="dxa"/>
                  <w:left w:w="15" w:type="dxa"/>
                  <w:right w:w="15" w:type="dxa"/>
                </w:tcMar>
                <w:vAlign w:val="center"/>
              </w:tcPr>
            </w:tcPrChange>
          </w:tcPr>
          <w:p>
            <w:pPr>
              <w:jc w:val="center"/>
              <w:rPr>
                <w:rFonts w:ascii="宋体" w:hAnsi="宋体"/>
                <w:rPrChange w:id="340" w:author="WuKong-315" w:date="2020-11-11T17:06:00Z">
                  <w:rPr/>
                </w:rPrChange>
              </w:rPr>
            </w:pPr>
            <w:r>
              <w:rPr>
                <w:rFonts w:hint="eastAsia" w:ascii="宋体" w:hAnsi="宋体" w:eastAsia="宋体"/>
                <w:color w:val="000000"/>
                <w:sz w:val="24"/>
                <w:szCs w:val="24"/>
                <w:rPrChange w:id="341" w:author="WuKong-315" w:date="2020-11-11T17:06:00Z">
                  <w:rPr>
                    <w:rFonts w:hint="eastAsia" w:ascii="等线" w:hAnsi="等线" w:eastAsia="等线"/>
                    <w:color w:val="000000"/>
                    <w:sz w:val="22"/>
                    <w:szCs w:val="22"/>
                  </w:rPr>
                </w:rPrChange>
              </w:rPr>
              <w:t>0</w:t>
            </w:r>
          </w:p>
        </w:tc>
        <w:tc>
          <w:tcPr>
            <w:tcW w:w="1699" w:type="dxa"/>
            <w:tcBorders>
              <w:top w:val="nil"/>
              <w:left w:val="nil"/>
              <w:bottom w:val="nil"/>
              <w:right w:val="nil"/>
            </w:tcBorders>
            <w:vAlign w:val="center"/>
            <w:tcPrChange w:id="342" w:author="WuKong-315" w:date="2020-11-11T17:08:00Z">
              <w:tcPr>
                <w:tcW w:w="1299" w:type="dxa"/>
                <w:tcBorders>
                  <w:top w:val="nil"/>
                  <w:left w:val="nil"/>
                  <w:bottom w:val="nil"/>
                  <w:right w:val="nil"/>
                </w:tcBorders>
              </w:tcPr>
            </w:tcPrChange>
          </w:tcPr>
          <w:p>
            <w:pPr>
              <w:jc w:val="center"/>
              <w:rPr>
                <w:rFonts w:ascii="宋体" w:hAnsi="宋体" w:eastAsia="宋体"/>
                <w:color w:val="000000"/>
                <w:sz w:val="24"/>
                <w:szCs w:val="24"/>
                <w:rPrChange w:id="343" w:author="WuKong-315" w:date="2020-11-11T17:06:00Z">
                  <w:rPr>
                    <w:rFonts w:ascii="等线" w:hAnsi="等线" w:eastAsia="等线"/>
                    <w:color w:val="000000"/>
                    <w:sz w:val="22"/>
                    <w:szCs w:val="22"/>
                  </w:rPr>
                </w:rPrChange>
              </w:rPr>
            </w:pPr>
            <w:r>
              <w:rPr>
                <w:rFonts w:hint="eastAsia" w:ascii="宋体" w:hAnsi="宋体"/>
                <w:rPrChange w:id="344" w:author="WuKong-315" w:date="2020-11-11T17:06:00Z">
                  <w:rPr>
                    <w:rFonts w:hint="eastAsia"/>
                  </w:rPr>
                </w:rPrChange>
              </w:rPr>
              <w:t>...</w:t>
            </w:r>
          </w:p>
        </w:tc>
      </w:tr>
      <w:tr>
        <w:tblPrEx>
          <w:tblCellMar>
            <w:top w:w="0" w:type="dxa"/>
            <w:left w:w="0" w:type="dxa"/>
            <w:bottom w:w="0" w:type="dxa"/>
            <w:right w:w="0" w:type="dxa"/>
          </w:tblCellMar>
          <w:tblPrExChange w:id="345" w:author="WuKong-315" w:date="2020-11-11T17:08:00Z">
            <w:tblPrEx>
              <w:tblCellMar>
                <w:top w:w="0" w:type="dxa"/>
                <w:left w:w="0" w:type="dxa"/>
                <w:bottom w:w="0" w:type="dxa"/>
                <w:right w:w="0" w:type="dxa"/>
              </w:tblCellMar>
            </w:tblPrEx>
          </w:tblPrExChange>
        </w:tblPrEx>
        <w:trPr>
          <w:trHeight w:val="454" w:hRule="atLeast"/>
          <w:jc w:val="center"/>
          <w:trPrChange w:id="345" w:author="WuKong-315" w:date="2020-11-11T17:08:00Z">
            <w:trPr>
              <w:trHeight w:val="408" w:hRule="atLeast"/>
              <w:jc w:val="center"/>
            </w:trPr>
          </w:trPrChange>
        </w:trPr>
        <w:tc>
          <w:tcPr>
            <w:tcW w:w="3153" w:type="dxa"/>
            <w:tcBorders>
              <w:top w:val="nil"/>
              <w:left w:val="nil"/>
              <w:bottom w:val="nil"/>
              <w:right w:val="nil"/>
            </w:tcBorders>
            <w:shd w:val="clear" w:color="auto" w:fill="auto"/>
            <w:noWrap/>
            <w:tcMar>
              <w:top w:w="15" w:type="dxa"/>
              <w:left w:w="15" w:type="dxa"/>
              <w:right w:w="15" w:type="dxa"/>
            </w:tcMar>
            <w:vAlign w:val="center"/>
            <w:tcPrChange w:id="346" w:author="WuKong-315" w:date="2020-11-11T17:08:00Z">
              <w:tcPr>
                <w:tcW w:w="2410" w:type="dxa"/>
                <w:tcBorders>
                  <w:top w:val="nil"/>
                  <w:left w:val="nil"/>
                  <w:bottom w:val="nil"/>
                  <w:right w:val="nil"/>
                </w:tcBorders>
                <w:shd w:val="clear" w:color="auto" w:fill="auto"/>
                <w:noWrap/>
                <w:tcMar>
                  <w:top w:w="15" w:type="dxa"/>
                  <w:left w:w="15" w:type="dxa"/>
                  <w:right w:w="15" w:type="dxa"/>
                </w:tcMar>
                <w:vAlign w:val="center"/>
              </w:tcPr>
            </w:tcPrChange>
          </w:tcPr>
          <w:p>
            <w:pPr>
              <w:jc w:val="center"/>
              <w:rPr>
                <w:rFonts w:ascii="宋体" w:hAnsi="宋体"/>
                <w:rPrChange w:id="347" w:author="WuKong-315" w:date="2020-11-11T17:06:00Z">
                  <w:rPr/>
                </w:rPrChange>
              </w:rPr>
            </w:pPr>
            <w:r>
              <w:rPr>
                <w:rFonts w:hint="eastAsia" w:ascii="宋体" w:hAnsi="宋体" w:eastAsia="宋体"/>
                <w:color w:val="000000"/>
                <w:sz w:val="24"/>
                <w:szCs w:val="24"/>
                <w:rPrChange w:id="348" w:author="WuKong-315" w:date="2020-11-11T17:06:00Z">
                  <w:rPr>
                    <w:rFonts w:hint="eastAsia" w:ascii="等线" w:hAnsi="等线" w:eastAsia="等线"/>
                    <w:color w:val="000000"/>
                    <w:sz w:val="22"/>
                    <w:szCs w:val="22"/>
                  </w:rPr>
                </w:rPrChange>
              </w:rPr>
              <w:t>ENSMUSG00000000049</w:t>
            </w:r>
          </w:p>
        </w:tc>
        <w:tc>
          <w:tcPr>
            <w:tcW w:w="1756" w:type="dxa"/>
            <w:tcBorders>
              <w:top w:val="nil"/>
              <w:left w:val="nil"/>
              <w:bottom w:val="nil"/>
              <w:right w:val="nil"/>
            </w:tcBorders>
            <w:shd w:val="clear" w:color="auto" w:fill="auto"/>
            <w:noWrap/>
            <w:tcMar>
              <w:top w:w="15" w:type="dxa"/>
              <w:left w:w="15" w:type="dxa"/>
              <w:right w:w="15" w:type="dxa"/>
            </w:tcMar>
            <w:vAlign w:val="center"/>
            <w:tcPrChange w:id="349" w:author="WuKong-315" w:date="2020-11-11T17:08:00Z">
              <w:tcPr>
                <w:tcW w:w="1342" w:type="dxa"/>
                <w:tcBorders>
                  <w:top w:val="nil"/>
                  <w:left w:val="nil"/>
                  <w:bottom w:val="nil"/>
                  <w:right w:val="nil"/>
                </w:tcBorders>
                <w:shd w:val="clear" w:color="auto" w:fill="auto"/>
                <w:noWrap/>
                <w:tcMar>
                  <w:top w:w="15" w:type="dxa"/>
                  <w:left w:w="15" w:type="dxa"/>
                  <w:right w:w="15" w:type="dxa"/>
                </w:tcMar>
                <w:vAlign w:val="center"/>
              </w:tcPr>
            </w:tcPrChange>
          </w:tcPr>
          <w:p>
            <w:pPr>
              <w:jc w:val="center"/>
              <w:rPr>
                <w:rFonts w:ascii="宋体" w:hAnsi="宋体"/>
                <w:rPrChange w:id="350" w:author="WuKong-315" w:date="2020-11-11T17:06:00Z">
                  <w:rPr/>
                </w:rPrChange>
              </w:rPr>
            </w:pPr>
            <w:r>
              <w:rPr>
                <w:rFonts w:hint="eastAsia" w:ascii="宋体" w:hAnsi="宋体" w:eastAsia="宋体"/>
                <w:color w:val="000000"/>
                <w:sz w:val="24"/>
                <w:szCs w:val="24"/>
                <w:rPrChange w:id="351" w:author="WuKong-315" w:date="2020-11-11T17:06:00Z">
                  <w:rPr>
                    <w:rFonts w:hint="eastAsia" w:ascii="等线" w:hAnsi="等线" w:eastAsia="等线"/>
                    <w:color w:val="000000"/>
                    <w:sz w:val="22"/>
                    <w:szCs w:val="22"/>
                  </w:rPr>
                </w:rPrChange>
              </w:rPr>
              <w:t>1549.68</w:t>
            </w:r>
          </w:p>
        </w:tc>
        <w:tc>
          <w:tcPr>
            <w:tcW w:w="1699" w:type="dxa"/>
            <w:tcBorders>
              <w:top w:val="nil"/>
              <w:left w:val="nil"/>
              <w:bottom w:val="nil"/>
              <w:right w:val="nil"/>
            </w:tcBorders>
            <w:shd w:val="clear" w:color="auto" w:fill="auto"/>
            <w:noWrap/>
            <w:tcMar>
              <w:top w:w="15" w:type="dxa"/>
              <w:left w:w="15" w:type="dxa"/>
              <w:right w:w="15" w:type="dxa"/>
            </w:tcMar>
            <w:vAlign w:val="center"/>
            <w:tcPrChange w:id="352" w:author="WuKong-315" w:date="2020-11-11T17:08:00Z">
              <w:tcPr>
                <w:tcW w:w="1299" w:type="dxa"/>
                <w:tcBorders>
                  <w:top w:val="nil"/>
                  <w:left w:val="nil"/>
                  <w:bottom w:val="nil"/>
                  <w:right w:val="nil"/>
                </w:tcBorders>
                <w:shd w:val="clear" w:color="auto" w:fill="auto"/>
                <w:noWrap/>
                <w:tcMar>
                  <w:top w:w="15" w:type="dxa"/>
                  <w:left w:w="15" w:type="dxa"/>
                  <w:right w:w="15" w:type="dxa"/>
                </w:tcMar>
                <w:vAlign w:val="center"/>
              </w:tcPr>
            </w:tcPrChange>
          </w:tcPr>
          <w:p>
            <w:pPr>
              <w:jc w:val="center"/>
              <w:rPr>
                <w:rFonts w:ascii="宋体" w:hAnsi="宋体"/>
                <w:rPrChange w:id="353" w:author="WuKong-315" w:date="2020-11-11T17:06:00Z">
                  <w:rPr/>
                </w:rPrChange>
              </w:rPr>
            </w:pPr>
            <w:r>
              <w:rPr>
                <w:rFonts w:hint="eastAsia" w:ascii="宋体" w:hAnsi="宋体" w:eastAsia="宋体"/>
                <w:color w:val="000000"/>
                <w:sz w:val="24"/>
                <w:szCs w:val="24"/>
                <w:rPrChange w:id="354" w:author="WuKong-315" w:date="2020-11-11T17:06:00Z">
                  <w:rPr>
                    <w:rFonts w:hint="eastAsia" w:ascii="等线" w:hAnsi="等线" w:eastAsia="等线"/>
                    <w:color w:val="000000"/>
                    <w:sz w:val="22"/>
                    <w:szCs w:val="22"/>
                  </w:rPr>
                </w:rPrChange>
              </w:rPr>
              <w:t>1710.8</w:t>
            </w:r>
          </w:p>
        </w:tc>
        <w:tc>
          <w:tcPr>
            <w:tcW w:w="1699" w:type="dxa"/>
            <w:tcBorders>
              <w:top w:val="nil"/>
              <w:left w:val="nil"/>
              <w:bottom w:val="nil"/>
              <w:right w:val="nil"/>
            </w:tcBorders>
            <w:vAlign w:val="center"/>
            <w:tcPrChange w:id="355" w:author="WuKong-315" w:date="2020-11-11T17:08:00Z">
              <w:tcPr>
                <w:tcW w:w="1299" w:type="dxa"/>
                <w:tcBorders>
                  <w:top w:val="nil"/>
                  <w:left w:val="nil"/>
                  <w:bottom w:val="nil"/>
                  <w:right w:val="nil"/>
                </w:tcBorders>
              </w:tcPr>
            </w:tcPrChange>
          </w:tcPr>
          <w:p>
            <w:pPr>
              <w:jc w:val="center"/>
              <w:rPr>
                <w:rFonts w:ascii="宋体" w:hAnsi="宋体" w:eastAsia="宋体"/>
                <w:color w:val="000000"/>
                <w:sz w:val="24"/>
                <w:szCs w:val="24"/>
                <w:rPrChange w:id="356" w:author="WuKong-315" w:date="2020-11-11T17:06:00Z">
                  <w:rPr>
                    <w:rFonts w:ascii="等线" w:hAnsi="等线" w:eastAsia="等线"/>
                    <w:color w:val="000000"/>
                    <w:sz w:val="22"/>
                    <w:szCs w:val="22"/>
                  </w:rPr>
                </w:rPrChange>
              </w:rPr>
            </w:pPr>
            <w:r>
              <w:rPr>
                <w:rFonts w:hint="eastAsia" w:ascii="宋体" w:hAnsi="宋体"/>
                <w:rPrChange w:id="357" w:author="WuKong-315" w:date="2020-11-11T17:06:00Z">
                  <w:rPr>
                    <w:rFonts w:hint="eastAsia"/>
                  </w:rPr>
                </w:rPrChange>
              </w:rPr>
              <w:t>...</w:t>
            </w:r>
          </w:p>
        </w:tc>
      </w:tr>
      <w:tr>
        <w:tblPrEx>
          <w:tblCellMar>
            <w:top w:w="0" w:type="dxa"/>
            <w:left w:w="0" w:type="dxa"/>
            <w:bottom w:w="0" w:type="dxa"/>
            <w:right w:w="0" w:type="dxa"/>
          </w:tblCellMar>
          <w:tblPrExChange w:id="358" w:author="WuKong-315" w:date="2020-11-11T17:08:00Z">
            <w:tblPrEx>
              <w:tblCellMar>
                <w:top w:w="0" w:type="dxa"/>
                <w:left w:w="0" w:type="dxa"/>
                <w:bottom w:w="0" w:type="dxa"/>
                <w:right w:w="0" w:type="dxa"/>
              </w:tblCellMar>
            </w:tblPrEx>
          </w:tblPrExChange>
        </w:tblPrEx>
        <w:trPr>
          <w:trHeight w:val="454" w:hRule="atLeast"/>
          <w:jc w:val="center"/>
          <w:trPrChange w:id="358" w:author="WuKong-315" w:date="2020-11-11T17:08:00Z">
            <w:trPr>
              <w:trHeight w:val="408" w:hRule="atLeast"/>
              <w:jc w:val="center"/>
            </w:trPr>
          </w:trPrChange>
        </w:trPr>
        <w:tc>
          <w:tcPr>
            <w:tcW w:w="3153" w:type="dxa"/>
            <w:tcBorders>
              <w:top w:val="nil"/>
              <w:left w:val="nil"/>
              <w:bottom w:val="nil"/>
              <w:right w:val="nil"/>
            </w:tcBorders>
            <w:shd w:val="clear" w:color="auto" w:fill="auto"/>
            <w:noWrap/>
            <w:tcMar>
              <w:top w:w="15" w:type="dxa"/>
              <w:left w:w="15" w:type="dxa"/>
              <w:right w:w="15" w:type="dxa"/>
            </w:tcMar>
            <w:vAlign w:val="center"/>
            <w:tcPrChange w:id="359" w:author="WuKong-315" w:date="2020-11-11T17:08:00Z">
              <w:tcPr>
                <w:tcW w:w="2410" w:type="dxa"/>
                <w:tcBorders>
                  <w:top w:val="nil"/>
                  <w:left w:val="nil"/>
                  <w:bottom w:val="nil"/>
                  <w:right w:val="nil"/>
                </w:tcBorders>
                <w:shd w:val="clear" w:color="auto" w:fill="auto"/>
                <w:noWrap/>
                <w:tcMar>
                  <w:top w:w="15" w:type="dxa"/>
                  <w:left w:w="15" w:type="dxa"/>
                  <w:right w:w="15" w:type="dxa"/>
                </w:tcMar>
                <w:vAlign w:val="center"/>
              </w:tcPr>
            </w:tcPrChange>
          </w:tcPr>
          <w:p>
            <w:pPr>
              <w:jc w:val="center"/>
              <w:rPr>
                <w:rFonts w:ascii="宋体" w:hAnsi="宋体"/>
                <w:rPrChange w:id="360" w:author="WuKong-315" w:date="2020-11-11T17:06:00Z">
                  <w:rPr/>
                </w:rPrChange>
              </w:rPr>
            </w:pPr>
            <w:r>
              <w:rPr>
                <w:rFonts w:hint="eastAsia" w:ascii="宋体" w:hAnsi="宋体" w:eastAsia="宋体"/>
                <w:color w:val="000000"/>
                <w:sz w:val="24"/>
                <w:szCs w:val="24"/>
                <w:rPrChange w:id="361" w:author="WuKong-315" w:date="2020-11-11T17:06:00Z">
                  <w:rPr>
                    <w:rFonts w:hint="eastAsia" w:ascii="等线" w:hAnsi="等线" w:eastAsia="等线"/>
                    <w:color w:val="000000"/>
                    <w:sz w:val="22"/>
                    <w:szCs w:val="22"/>
                  </w:rPr>
                </w:rPrChange>
              </w:rPr>
              <w:t>ENSMUSG00000000056</w:t>
            </w:r>
          </w:p>
        </w:tc>
        <w:tc>
          <w:tcPr>
            <w:tcW w:w="1756" w:type="dxa"/>
            <w:tcBorders>
              <w:top w:val="nil"/>
              <w:left w:val="nil"/>
              <w:bottom w:val="nil"/>
              <w:right w:val="nil"/>
            </w:tcBorders>
            <w:shd w:val="clear" w:color="auto" w:fill="auto"/>
            <w:noWrap/>
            <w:tcMar>
              <w:top w:w="15" w:type="dxa"/>
              <w:left w:w="15" w:type="dxa"/>
              <w:right w:w="15" w:type="dxa"/>
            </w:tcMar>
            <w:vAlign w:val="center"/>
            <w:tcPrChange w:id="362" w:author="WuKong-315" w:date="2020-11-11T17:08:00Z">
              <w:tcPr>
                <w:tcW w:w="1342" w:type="dxa"/>
                <w:tcBorders>
                  <w:top w:val="nil"/>
                  <w:left w:val="nil"/>
                  <w:bottom w:val="nil"/>
                  <w:right w:val="nil"/>
                </w:tcBorders>
                <w:shd w:val="clear" w:color="auto" w:fill="auto"/>
                <w:noWrap/>
                <w:tcMar>
                  <w:top w:w="15" w:type="dxa"/>
                  <w:left w:w="15" w:type="dxa"/>
                  <w:right w:w="15" w:type="dxa"/>
                </w:tcMar>
                <w:vAlign w:val="center"/>
              </w:tcPr>
            </w:tcPrChange>
          </w:tcPr>
          <w:p>
            <w:pPr>
              <w:jc w:val="center"/>
              <w:rPr>
                <w:rFonts w:ascii="宋体" w:hAnsi="宋体"/>
                <w:rPrChange w:id="363" w:author="WuKong-315" w:date="2020-11-11T17:06:00Z">
                  <w:rPr/>
                </w:rPrChange>
              </w:rPr>
            </w:pPr>
            <w:r>
              <w:rPr>
                <w:rFonts w:hint="eastAsia" w:ascii="宋体" w:hAnsi="宋体" w:eastAsia="宋体"/>
                <w:color w:val="000000"/>
                <w:sz w:val="24"/>
                <w:szCs w:val="24"/>
                <w:rPrChange w:id="364" w:author="WuKong-315" w:date="2020-11-11T17:06:00Z">
                  <w:rPr>
                    <w:rFonts w:hint="eastAsia" w:ascii="等线" w:hAnsi="等线" w:eastAsia="等线"/>
                    <w:color w:val="000000"/>
                    <w:sz w:val="22"/>
                    <w:szCs w:val="22"/>
                  </w:rPr>
                </w:rPrChange>
              </w:rPr>
              <w:t>2.67954</w:t>
            </w:r>
          </w:p>
        </w:tc>
        <w:tc>
          <w:tcPr>
            <w:tcW w:w="1699" w:type="dxa"/>
            <w:tcBorders>
              <w:top w:val="nil"/>
              <w:left w:val="nil"/>
              <w:bottom w:val="nil"/>
              <w:right w:val="nil"/>
            </w:tcBorders>
            <w:shd w:val="clear" w:color="auto" w:fill="auto"/>
            <w:noWrap/>
            <w:tcMar>
              <w:top w:w="15" w:type="dxa"/>
              <w:left w:w="15" w:type="dxa"/>
              <w:right w:w="15" w:type="dxa"/>
            </w:tcMar>
            <w:vAlign w:val="center"/>
            <w:tcPrChange w:id="365" w:author="WuKong-315" w:date="2020-11-11T17:08:00Z">
              <w:tcPr>
                <w:tcW w:w="1299" w:type="dxa"/>
                <w:tcBorders>
                  <w:top w:val="nil"/>
                  <w:left w:val="nil"/>
                  <w:bottom w:val="nil"/>
                  <w:right w:val="nil"/>
                </w:tcBorders>
                <w:shd w:val="clear" w:color="auto" w:fill="auto"/>
                <w:noWrap/>
                <w:tcMar>
                  <w:top w:w="15" w:type="dxa"/>
                  <w:left w:w="15" w:type="dxa"/>
                  <w:right w:w="15" w:type="dxa"/>
                </w:tcMar>
                <w:vAlign w:val="center"/>
              </w:tcPr>
            </w:tcPrChange>
          </w:tcPr>
          <w:p>
            <w:pPr>
              <w:jc w:val="center"/>
              <w:rPr>
                <w:rFonts w:ascii="宋体" w:hAnsi="宋体"/>
                <w:rPrChange w:id="366" w:author="WuKong-315" w:date="2020-11-11T17:06:00Z">
                  <w:rPr/>
                </w:rPrChange>
              </w:rPr>
            </w:pPr>
            <w:r>
              <w:rPr>
                <w:rFonts w:hint="eastAsia" w:ascii="宋体" w:hAnsi="宋体" w:eastAsia="宋体"/>
                <w:color w:val="000000"/>
                <w:sz w:val="24"/>
                <w:szCs w:val="24"/>
                <w:rPrChange w:id="367" w:author="WuKong-315" w:date="2020-11-11T17:06:00Z">
                  <w:rPr>
                    <w:rFonts w:hint="eastAsia" w:ascii="等线" w:hAnsi="等线" w:eastAsia="等线"/>
                    <w:color w:val="000000"/>
                    <w:sz w:val="22"/>
                    <w:szCs w:val="22"/>
                  </w:rPr>
                </w:rPrChange>
              </w:rPr>
              <w:t>2.98346</w:t>
            </w:r>
          </w:p>
        </w:tc>
        <w:tc>
          <w:tcPr>
            <w:tcW w:w="1699" w:type="dxa"/>
            <w:tcBorders>
              <w:top w:val="nil"/>
              <w:left w:val="nil"/>
              <w:bottom w:val="nil"/>
              <w:right w:val="nil"/>
            </w:tcBorders>
            <w:vAlign w:val="center"/>
            <w:tcPrChange w:id="368" w:author="WuKong-315" w:date="2020-11-11T17:08:00Z">
              <w:tcPr>
                <w:tcW w:w="1299" w:type="dxa"/>
                <w:tcBorders>
                  <w:top w:val="nil"/>
                  <w:left w:val="nil"/>
                  <w:bottom w:val="nil"/>
                  <w:right w:val="nil"/>
                </w:tcBorders>
              </w:tcPr>
            </w:tcPrChange>
          </w:tcPr>
          <w:p>
            <w:pPr>
              <w:jc w:val="center"/>
              <w:rPr>
                <w:rFonts w:ascii="宋体" w:hAnsi="宋体" w:eastAsia="宋体"/>
                <w:color w:val="000000"/>
                <w:sz w:val="24"/>
                <w:szCs w:val="24"/>
                <w:rPrChange w:id="369" w:author="WuKong-315" w:date="2020-11-11T17:06:00Z">
                  <w:rPr>
                    <w:rFonts w:ascii="等线" w:hAnsi="等线" w:eastAsia="等线"/>
                    <w:color w:val="000000"/>
                    <w:sz w:val="22"/>
                    <w:szCs w:val="22"/>
                  </w:rPr>
                </w:rPrChange>
              </w:rPr>
            </w:pPr>
            <w:r>
              <w:rPr>
                <w:rFonts w:hint="eastAsia" w:ascii="宋体" w:hAnsi="宋体"/>
                <w:rPrChange w:id="370" w:author="WuKong-315" w:date="2020-11-11T17:06:00Z">
                  <w:rPr>
                    <w:rFonts w:hint="eastAsia"/>
                  </w:rPr>
                </w:rPrChange>
              </w:rPr>
              <w:t>...</w:t>
            </w:r>
          </w:p>
        </w:tc>
      </w:tr>
      <w:tr>
        <w:tblPrEx>
          <w:tblCellMar>
            <w:top w:w="0" w:type="dxa"/>
            <w:left w:w="0" w:type="dxa"/>
            <w:bottom w:w="0" w:type="dxa"/>
            <w:right w:w="0" w:type="dxa"/>
          </w:tblCellMar>
          <w:tblPrExChange w:id="371" w:author="WuKong-315" w:date="2020-11-11T17:08:00Z">
            <w:tblPrEx>
              <w:tblCellMar>
                <w:top w:w="0" w:type="dxa"/>
                <w:left w:w="0" w:type="dxa"/>
                <w:bottom w:w="0" w:type="dxa"/>
                <w:right w:w="0" w:type="dxa"/>
              </w:tblCellMar>
            </w:tblPrEx>
          </w:tblPrExChange>
        </w:tblPrEx>
        <w:trPr>
          <w:trHeight w:val="454" w:hRule="atLeast"/>
          <w:jc w:val="center"/>
          <w:trPrChange w:id="371" w:author="WuKong-315" w:date="2020-11-11T17:08:00Z">
            <w:trPr>
              <w:trHeight w:val="408" w:hRule="atLeast"/>
              <w:jc w:val="center"/>
            </w:trPr>
          </w:trPrChange>
        </w:trPr>
        <w:tc>
          <w:tcPr>
            <w:tcW w:w="3153" w:type="dxa"/>
            <w:tcBorders>
              <w:top w:val="nil"/>
              <w:left w:val="nil"/>
              <w:right w:val="nil"/>
            </w:tcBorders>
            <w:shd w:val="clear" w:color="auto" w:fill="auto"/>
            <w:noWrap/>
            <w:tcMar>
              <w:top w:w="15" w:type="dxa"/>
              <w:left w:w="15" w:type="dxa"/>
              <w:right w:w="15" w:type="dxa"/>
            </w:tcMar>
            <w:vAlign w:val="center"/>
            <w:tcPrChange w:id="372" w:author="WuKong-315" w:date="2020-11-11T17:08:00Z">
              <w:tcPr>
                <w:tcW w:w="2410" w:type="dxa"/>
                <w:tcBorders>
                  <w:top w:val="nil"/>
                  <w:left w:val="nil"/>
                  <w:right w:val="nil"/>
                </w:tcBorders>
                <w:shd w:val="clear" w:color="auto" w:fill="auto"/>
                <w:noWrap/>
                <w:tcMar>
                  <w:top w:w="15" w:type="dxa"/>
                  <w:left w:w="15" w:type="dxa"/>
                  <w:right w:w="15" w:type="dxa"/>
                </w:tcMar>
                <w:vAlign w:val="center"/>
              </w:tcPr>
            </w:tcPrChange>
          </w:tcPr>
          <w:p>
            <w:pPr>
              <w:jc w:val="center"/>
              <w:rPr>
                <w:rFonts w:ascii="宋体" w:hAnsi="宋体"/>
                <w:rPrChange w:id="373" w:author="WuKong-315" w:date="2020-11-11T17:06:00Z">
                  <w:rPr/>
                </w:rPrChange>
              </w:rPr>
            </w:pPr>
            <w:r>
              <w:rPr>
                <w:rFonts w:hint="eastAsia" w:ascii="宋体" w:hAnsi="宋体" w:eastAsia="宋体"/>
                <w:color w:val="000000"/>
                <w:sz w:val="24"/>
                <w:szCs w:val="24"/>
                <w:rPrChange w:id="374" w:author="WuKong-315" w:date="2020-11-11T17:06:00Z">
                  <w:rPr>
                    <w:rFonts w:hint="eastAsia" w:ascii="等线" w:hAnsi="等线" w:eastAsia="等线"/>
                    <w:color w:val="000000"/>
                    <w:sz w:val="22"/>
                    <w:szCs w:val="22"/>
                  </w:rPr>
                </w:rPrChange>
              </w:rPr>
              <w:t>ENSMUSG00000000058</w:t>
            </w:r>
          </w:p>
        </w:tc>
        <w:tc>
          <w:tcPr>
            <w:tcW w:w="1756" w:type="dxa"/>
            <w:tcBorders>
              <w:top w:val="nil"/>
              <w:left w:val="nil"/>
              <w:right w:val="nil"/>
            </w:tcBorders>
            <w:shd w:val="clear" w:color="auto" w:fill="auto"/>
            <w:noWrap/>
            <w:tcMar>
              <w:top w:w="15" w:type="dxa"/>
              <w:left w:w="15" w:type="dxa"/>
              <w:right w:w="15" w:type="dxa"/>
            </w:tcMar>
            <w:vAlign w:val="center"/>
            <w:tcPrChange w:id="375" w:author="WuKong-315" w:date="2020-11-11T17:08:00Z">
              <w:tcPr>
                <w:tcW w:w="1342" w:type="dxa"/>
                <w:tcBorders>
                  <w:top w:val="nil"/>
                  <w:left w:val="nil"/>
                  <w:right w:val="nil"/>
                </w:tcBorders>
                <w:shd w:val="clear" w:color="auto" w:fill="auto"/>
                <w:noWrap/>
                <w:tcMar>
                  <w:top w:w="15" w:type="dxa"/>
                  <w:left w:w="15" w:type="dxa"/>
                  <w:right w:w="15" w:type="dxa"/>
                </w:tcMar>
                <w:vAlign w:val="center"/>
              </w:tcPr>
            </w:tcPrChange>
          </w:tcPr>
          <w:p>
            <w:pPr>
              <w:jc w:val="center"/>
              <w:rPr>
                <w:rFonts w:ascii="宋体" w:hAnsi="宋体"/>
                <w:rPrChange w:id="376" w:author="WuKong-315" w:date="2020-11-11T17:06:00Z">
                  <w:rPr/>
                </w:rPrChange>
              </w:rPr>
            </w:pPr>
            <w:r>
              <w:rPr>
                <w:rFonts w:hint="eastAsia" w:ascii="宋体" w:hAnsi="宋体" w:eastAsia="宋体"/>
                <w:color w:val="000000"/>
                <w:sz w:val="24"/>
                <w:szCs w:val="24"/>
                <w:rPrChange w:id="377" w:author="WuKong-315" w:date="2020-11-11T17:06:00Z">
                  <w:rPr>
                    <w:rFonts w:hint="eastAsia" w:ascii="等线" w:hAnsi="等线" w:eastAsia="等线"/>
                    <w:color w:val="000000"/>
                    <w:sz w:val="22"/>
                    <w:szCs w:val="22"/>
                  </w:rPr>
                </w:rPrChange>
              </w:rPr>
              <w:t>1.56735</w:t>
            </w:r>
          </w:p>
        </w:tc>
        <w:tc>
          <w:tcPr>
            <w:tcW w:w="1699" w:type="dxa"/>
            <w:tcBorders>
              <w:top w:val="nil"/>
              <w:left w:val="nil"/>
              <w:right w:val="nil"/>
            </w:tcBorders>
            <w:shd w:val="clear" w:color="auto" w:fill="auto"/>
            <w:noWrap/>
            <w:tcMar>
              <w:top w:w="15" w:type="dxa"/>
              <w:left w:w="15" w:type="dxa"/>
              <w:right w:w="15" w:type="dxa"/>
            </w:tcMar>
            <w:vAlign w:val="center"/>
            <w:tcPrChange w:id="378" w:author="WuKong-315" w:date="2020-11-11T17:08:00Z">
              <w:tcPr>
                <w:tcW w:w="1299" w:type="dxa"/>
                <w:tcBorders>
                  <w:top w:val="nil"/>
                  <w:left w:val="nil"/>
                  <w:right w:val="nil"/>
                </w:tcBorders>
                <w:shd w:val="clear" w:color="auto" w:fill="auto"/>
                <w:noWrap/>
                <w:tcMar>
                  <w:top w:w="15" w:type="dxa"/>
                  <w:left w:w="15" w:type="dxa"/>
                  <w:right w:w="15" w:type="dxa"/>
                </w:tcMar>
                <w:vAlign w:val="center"/>
              </w:tcPr>
            </w:tcPrChange>
          </w:tcPr>
          <w:p>
            <w:pPr>
              <w:jc w:val="center"/>
              <w:rPr>
                <w:rFonts w:ascii="宋体" w:hAnsi="宋体"/>
                <w:rPrChange w:id="379" w:author="WuKong-315" w:date="2020-11-11T17:06:00Z">
                  <w:rPr/>
                </w:rPrChange>
              </w:rPr>
            </w:pPr>
            <w:r>
              <w:rPr>
                <w:rFonts w:hint="eastAsia" w:ascii="宋体" w:hAnsi="宋体" w:eastAsia="宋体"/>
                <w:color w:val="000000"/>
                <w:sz w:val="24"/>
                <w:szCs w:val="24"/>
                <w:rPrChange w:id="380" w:author="WuKong-315" w:date="2020-11-11T17:06:00Z">
                  <w:rPr>
                    <w:rFonts w:hint="eastAsia" w:ascii="等线" w:hAnsi="等线" w:eastAsia="等线"/>
                    <w:color w:val="000000"/>
                    <w:sz w:val="22"/>
                    <w:szCs w:val="22"/>
                  </w:rPr>
                </w:rPrChange>
              </w:rPr>
              <w:t>0.667074</w:t>
            </w:r>
          </w:p>
        </w:tc>
        <w:tc>
          <w:tcPr>
            <w:tcW w:w="1699" w:type="dxa"/>
            <w:tcBorders>
              <w:top w:val="nil"/>
              <w:left w:val="nil"/>
              <w:right w:val="nil"/>
            </w:tcBorders>
            <w:vAlign w:val="center"/>
            <w:tcPrChange w:id="381" w:author="WuKong-315" w:date="2020-11-11T17:08:00Z">
              <w:tcPr>
                <w:tcW w:w="1299" w:type="dxa"/>
                <w:tcBorders>
                  <w:top w:val="nil"/>
                  <w:left w:val="nil"/>
                  <w:right w:val="nil"/>
                </w:tcBorders>
              </w:tcPr>
            </w:tcPrChange>
          </w:tcPr>
          <w:p>
            <w:pPr>
              <w:jc w:val="center"/>
              <w:rPr>
                <w:rFonts w:ascii="宋体" w:hAnsi="宋体" w:eastAsia="宋体"/>
                <w:color w:val="000000"/>
                <w:sz w:val="24"/>
                <w:szCs w:val="24"/>
                <w:rPrChange w:id="382" w:author="WuKong-315" w:date="2020-11-11T17:06:00Z">
                  <w:rPr>
                    <w:rFonts w:ascii="等线" w:hAnsi="等线" w:eastAsia="等线"/>
                    <w:color w:val="000000"/>
                    <w:sz w:val="22"/>
                    <w:szCs w:val="22"/>
                  </w:rPr>
                </w:rPrChange>
              </w:rPr>
            </w:pPr>
            <w:r>
              <w:rPr>
                <w:rFonts w:hint="eastAsia" w:ascii="宋体" w:hAnsi="宋体"/>
                <w:rPrChange w:id="383" w:author="WuKong-315" w:date="2020-11-11T17:06:00Z">
                  <w:rPr>
                    <w:rFonts w:hint="eastAsia"/>
                  </w:rPr>
                </w:rPrChange>
              </w:rPr>
              <w:t>...</w:t>
            </w:r>
          </w:p>
        </w:tc>
      </w:tr>
      <w:tr>
        <w:tblPrEx>
          <w:tblCellMar>
            <w:top w:w="0" w:type="dxa"/>
            <w:left w:w="0" w:type="dxa"/>
            <w:bottom w:w="0" w:type="dxa"/>
            <w:right w:w="0" w:type="dxa"/>
          </w:tblCellMar>
          <w:tblPrExChange w:id="384" w:author="WuKong-315" w:date="2020-11-11T17:08:00Z">
            <w:tblPrEx>
              <w:tblCellMar>
                <w:top w:w="0" w:type="dxa"/>
                <w:left w:w="0" w:type="dxa"/>
                <w:bottom w:w="0" w:type="dxa"/>
                <w:right w:w="0" w:type="dxa"/>
              </w:tblCellMar>
            </w:tblPrEx>
          </w:tblPrExChange>
        </w:tblPrEx>
        <w:trPr>
          <w:trHeight w:val="454" w:hRule="atLeast"/>
          <w:jc w:val="center"/>
          <w:trPrChange w:id="384" w:author="WuKong-315" w:date="2020-11-11T17:08:00Z">
            <w:trPr>
              <w:trHeight w:val="408" w:hRule="atLeast"/>
              <w:jc w:val="center"/>
            </w:trPr>
          </w:trPrChange>
        </w:trPr>
        <w:tc>
          <w:tcPr>
            <w:tcW w:w="3153" w:type="dxa"/>
            <w:tcBorders>
              <w:top w:val="nil"/>
              <w:left w:val="nil"/>
              <w:bottom w:val="single" w:color="auto" w:sz="12" w:space="0"/>
              <w:right w:val="nil"/>
            </w:tcBorders>
            <w:shd w:val="clear" w:color="auto" w:fill="auto"/>
            <w:noWrap/>
            <w:tcMar>
              <w:top w:w="15" w:type="dxa"/>
              <w:left w:w="15" w:type="dxa"/>
              <w:right w:w="15" w:type="dxa"/>
            </w:tcMar>
            <w:vAlign w:val="center"/>
            <w:tcPrChange w:id="385" w:author="WuKong-315" w:date="2020-11-11T17:08:00Z">
              <w:tcPr>
                <w:tcW w:w="2410" w:type="dxa"/>
                <w:tcBorders>
                  <w:top w:val="nil"/>
                  <w:left w:val="nil"/>
                  <w:bottom w:val="single" w:color="auto" w:sz="12" w:space="0"/>
                  <w:right w:val="nil"/>
                </w:tcBorders>
                <w:shd w:val="clear" w:color="auto" w:fill="auto"/>
                <w:noWrap/>
                <w:tcMar>
                  <w:top w:w="15" w:type="dxa"/>
                  <w:left w:w="15" w:type="dxa"/>
                  <w:right w:w="15" w:type="dxa"/>
                </w:tcMar>
                <w:vAlign w:val="center"/>
              </w:tcPr>
            </w:tcPrChange>
          </w:tcPr>
          <w:p>
            <w:pPr>
              <w:jc w:val="center"/>
              <w:rPr>
                <w:rFonts w:ascii="宋体" w:hAnsi="宋体"/>
                <w:rPrChange w:id="386" w:author="WuKong-315" w:date="2020-11-11T17:06:00Z">
                  <w:rPr/>
                </w:rPrChange>
              </w:rPr>
            </w:pPr>
            <w:r>
              <w:rPr>
                <w:rFonts w:hint="eastAsia" w:ascii="宋体" w:hAnsi="宋体"/>
                <w:rPrChange w:id="387" w:author="WuKong-315" w:date="2020-11-11T17:06:00Z">
                  <w:rPr>
                    <w:rFonts w:hint="eastAsia"/>
                  </w:rPr>
                </w:rPrChange>
              </w:rPr>
              <w:t>...</w:t>
            </w:r>
          </w:p>
        </w:tc>
        <w:tc>
          <w:tcPr>
            <w:tcW w:w="1756" w:type="dxa"/>
            <w:tcBorders>
              <w:top w:val="nil"/>
              <w:left w:val="nil"/>
              <w:bottom w:val="single" w:color="auto" w:sz="12" w:space="0"/>
              <w:right w:val="nil"/>
            </w:tcBorders>
            <w:shd w:val="clear" w:color="auto" w:fill="auto"/>
            <w:noWrap/>
            <w:tcMar>
              <w:top w:w="15" w:type="dxa"/>
              <w:left w:w="15" w:type="dxa"/>
              <w:right w:w="15" w:type="dxa"/>
            </w:tcMar>
            <w:vAlign w:val="center"/>
            <w:tcPrChange w:id="388" w:author="WuKong-315" w:date="2020-11-11T17:08:00Z">
              <w:tcPr>
                <w:tcW w:w="1342" w:type="dxa"/>
                <w:tcBorders>
                  <w:top w:val="nil"/>
                  <w:left w:val="nil"/>
                  <w:bottom w:val="single" w:color="auto" w:sz="12" w:space="0"/>
                  <w:right w:val="nil"/>
                </w:tcBorders>
                <w:shd w:val="clear" w:color="auto" w:fill="auto"/>
                <w:noWrap/>
                <w:tcMar>
                  <w:top w:w="15" w:type="dxa"/>
                  <w:left w:w="15" w:type="dxa"/>
                  <w:right w:w="15" w:type="dxa"/>
                </w:tcMar>
                <w:vAlign w:val="center"/>
              </w:tcPr>
            </w:tcPrChange>
          </w:tcPr>
          <w:p>
            <w:pPr>
              <w:jc w:val="center"/>
              <w:rPr>
                <w:rFonts w:ascii="宋体" w:hAnsi="宋体"/>
                <w:rPrChange w:id="389" w:author="WuKong-315" w:date="2020-11-11T17:06:00Z">
                  <w:rPr/>
                </w:rPrChange>
              </w:rPr>
            </w:pPr>
            <w:r>
              <w:rPr>
                <w:rFonts w:hint="eastAsia" w:ascii="宋体" w:hAnsi="宋体"/>
                <w:rPrChange w:id="390" w:author="WuKong-315" w:date="2020-11-11T17:06:00Z">
                  <w:rPr>
                    <w:rFonts w:hint="eastAsia"/>
                  </w:rPr>
                </w:rPrChange>
              </w:rPr>
              <w:t>...</w:t>
            </w:r>
          </w:p>
        </w:tc>
        <w:tc>
          <w:tcPr>
            <w:tcW w:w="1699" w:type="dxa"/>
            <w:tcBorders>
              <w:top w:val="nil"/>
              <w:left w:val="nil"/>
              <w:bottom w:val="single" w:color="auto" w:sz="12" w:space="0"/>
              <w:right w:val="nil"/>
            </w:tcBorders>
            <w:shd w:val="clear" w:color="auto" w:fill="auto"/>
            <w:noWrap/>
            <w:tcMar>
              <w:top w:w="15" w:type="dxa"/>
              <w:left w:w="15" w:type="dxa"/>
              <w:right w:w="15" w:type="dxa"/>
            </w:tcMar>
            <w:vAlign w:val="center"/>
            <w:tcPrChange w:id="391" w:author="WuKong-315" w:date="2020-11-11T17:08:00Z">
              <w:tcPr>
                <w:tcW w:w="1299" w:type="dxa"/>
                <w:tcBorders>
                  <w:top w:val="nil"/>
                  <w:left w:val="nil"/>
                  <w:bottom w:val="single" w:color="auto" w:sz="12" w:space="0"/>
                  <w:right w:val="nil"/>
                </w:tcBorders>
                <w:shd w:val="clear" w:color="auto" w:fill="auto"/>
                <w:noWrap/>
                <w:tcMar>
                  <w:top w:w="15" w:type="dxa"/>
                  <w:left w:w="15" w:type="dxa"/>
                  <w:right w:w="15" w:type="dxa"/>
                </w:tcMar>
                <w:vAlign w:val="center"/>
              </w:tcPr>
            </w:tcPrChange>
          </w:tcPr>
          <w:p>
            <w:pPr>
              <w:jc w:val="center"/>
              <w:rPr>
                <w:rFonts w:ascii="宋体" w:hAnsi="宋体"/>
                <w:rPrChange w:id="392" w:author="WuKong-315" w:date="2020-11-11T17:06:00Z">
                  <w:rPr/>
                </w:rPrChange>
              </w:rPr>
            </w:pPr>
            <w:r>
              <w:rPr>
                <w:rFonts w:hint="eastAsia" w:ascii="宋体" w:hAnsi="宋体"/>
                <w:rPrChange w:id="393" w:author="WuKong-315" w:date="2020-11-11T17:06:00Z">
                  <w:rPr>
                    <w:rFonts w:hint="eastAsia"/>
                  </w:rPr>
                </w:rPrChange>
              </w:rPr>
              <w:t>...</w:t>
            </w:r>
          </w:p>
        </w:tc>
        <w:tc>
          <w:tcPr>
            <w:tcW w:w="1699" w:type="dxa"/>
            <w:tcBorders>
              <w:top w:val="nil"/>
              <w:left w:val="nil"/>
              <w:bottom w:val="single" w:color="auto" w:sz="12" w:space="0"/>
              <w:right w:val="nil"/>
            </w:tcBorders>
            <w:vAlign w:val="center"/>
            <w:tcPrChange w:id="394" w:author="WuKong-315" w:date="2020-11-11T17:08:00Z">
              <w:tcPr>
                <w:tcW w:w="1299" w:type="dxa"/>
                <w:tcBorders>
                  <w:top w:val="nil"/>
                  <w:left w:val="nil"/>
                  <w:bottom w:val="single" w:color="auto" w:sz="12" w:space="0"/>
                  <w:right w:val="nil"/>
                </w:tcBorders>
              </w:tcPr>
            </w:tcPrChange>
          </w:tcPr>
          <w:p>
            <w:pPr>
              <w:jc w:val="center"/>
              <w:rPr>
                <w:rFonts w:ascii="宋体" w:hAnsi="宋体"/>
                <w:rPrChange w:id="395" w:author="WuKong-315" w:date="2020-11-11T17:06:00Z">
                  <w:rPr/>
                </w:rPrChange>
              </w:rPr>
            </w:pPr>
            <w:r>
              <w:rPr>
                <w:rFonts w:hint="eastAsia" w:ascii="宋体" w:hAnsi="宋体"/>
                <w:rPrChange w:id="396" w:author="WuKong-315" w:date="2020-11-11T17:06:00Z">
                  <w:rPr>
                    <w:rFonts w:hint="eastAsia"/>
                  </w:rPr>
                </w:rPrChange>
              </w:rPr>
              <w:t>...</w:t>
            </w:r>
          </w:p>
        </w:tc>
      </w:tr>
    </w:tbl>
    <w:p>
      <w:pPr>
        <w:pStyle w:val="42"/>
        <w:ind w:firstLine="0"/>
        <w:rPr>
          <w:b/>
          <w:bCs/>
          <w:kern w:val="0"/>
        </w:rPr>
      </w:pPr>
      <w:r>
        <w:rPr>
          <w:rFonts w:hint="eastAsia"/>
          <w:b/>
          <w:bCs/>
          <w:kern w:val="0"/>
        </w:rPr>
        <w:t>备注：</w:t>
      </w:r>
    </w:p>
    <w:p>
      <w:pPr>
        <w:pStyle w:val="42"/>
        <w:numPr>
          <w:ilvl w:val="0"/>
          <w:numId w:val="6"/>
        </w:numPr>
      </w:pPr>
      <w:del w:id="397" w:author="WuKong-315" w:date="2020-11-11T17:12:00Z">
        <w:r>
          <w:rPr>
            <w:rFonts w:hint="eastAsia"/>
          </w:rPr>
          <w:delText>每一</w:delText>
        </w:r>
      </w:del>
      <w:r>
        <w:rPr>
          <w:rFonts w:hint="eastAsia"/>
        </w:rPr>
        <w:t>列为样本统计信息，</w:t>
      </w:r>
      <w:del w:id="398" w:author="WuKong-315" w:date="2020-11-11T17:12:00Z">
        <w:r>
          <w:rPr>
            <w:rFonts w:hint="eastAsia"/>
          </w:rPr>
          <w:delText>每一</w:delText>
        </w:r>
      </w:del>
      <w:r>
        <w:rPr>
          <w:rFonts w:hint="eastAsia"/>
        </w:rPr>
        <w:t>行为基因</w:t>
      </w:r>
      <w:ins w:id="399" w:author="WuKong-315" w:date="2020-11-11T17:12:00Z">
        <w:r>
          <w:rPr>
            <w:rFonts w:hint="eastAsia"/>
          </w:rPr>
          <w:t>编号</w:t>
        </w:r>
      </w:ins>
      <w:r>
        <w:rPr>
          <w:rFonts w:hint="eastAsia"/>
        </w:rPr>
        <w:t>，表格中样本所在列为基因在对应样本中的表达值</w:t>
      </w:r>
      <w:del w:id="400" w:author="WuKong-315" w:date="2020-11-11T17:12:00Z">
        <w:r>
          <w:rPr>
            <w:rFonts w:hint="eastAsia"/>
          </w:rPr>
          <w:delText>，</w:delText>
        </w:r>
      </w:del>
      <w:r>
        <w:rPr>
          <w:rFonts w:hint="eastAsia"/>
        </w:rPr>
        <w:t>；</w:t>
      </w:r>
    </w:p>
    <w:p>
      <w:pPr>
        <w:pStyle w:val="42"/>
        <w:numPr>
          <w:ilvl w:val="0"/>
          <w:numId w:val="6"/>
        </w:numPr>
      </w:pPr>
      <w:del w:id="401" w:author="WuKong-315" w:date="2020-11-11T17:12:00Z">
        <w:r>
          <w:rPr>
            <w:rFonts w:hint="eastAsia"/>
          </w:rPr>
          <w:delText>g</w:delText>
        </w:r>
      </w:del>
      <w:ins w:id="402" w:author="WuKong-315" w:date="2020-11-11T17:12:00Z">
        <w:r>
          <w:rPr>
            <w:rFonts w:hint="eastAsia"/>
          </w:rPr>
          <w:t>G</w:t>
        </w:r>
      </w:ins>
      <w:r>
        <w:rPr>
          <w:rFonts w:hint="eastAsia"/>
        </w:rPr>
        <w:t>ene</w:t>
      </w:r>
      <w:ins w:id="403" w:author="WuKong-315" w:date="2020-11-11T17:12:00Z">
        <w:r>
          <w:rPr/>
          <w:t xml:space="preserve"> ID</w:t>
        </w:r>
      </w:ins>
      <w:r>
        <w:rPr>
          <w:rFonts w:hint="eastAsia"/>
        </w:rPr>
        <w:t>: 基因名称，默认格式为gene symbol ID；</w:t>
      </w:r>
    </w:p>
    <w:p>
      <w:pPr>
        <w:pStyle w:val="42"/>
        <w:numPr>
          <w:ilvl w:val="0"/>
          <w:numId w:val="6"/>
        </w:numPr>
      </w:pPr>
      <w:r>
        <w:rPr>
          <w:rFonts w:hint="eastAsia" w:ascii="Times New Roman" w:hAnsi="Times New Roman"/>
        </w:rPr>
        <w:t>差异表达基因分析</w:t>
      </w:r>
      <w:ins w:id="404" w:author="WuKong-315" w:date="2020-11-11T17:13:00Z">
        <w:r>
          <w:rPr>
            <w:rFonts w:hint="eastAsia" w:ascii="Times New Roman" w:hAnsi="Times New Roman"/>
          </w:rPr>
          <w:t>，</w:t>
        </w:r>
      </w:ins>
      <w:r>
        <w:rPr>
          <w:rFonts w:hint="eastAsia" w:ascii="Times New Roman" w:hAnsi="Times New Roman"/>
        </w:rPr>
        <w:t>选用</w:t>
      </w:r>
      <w:del w:id="405" w:author="WuKong-315" w:date="2020-11-11T17:13:00Z">
        <w:r>
          <w:rPr>
            <w:rFonts w:hint="eastAsia" w:ascii="Times New Roman" w:hAnsi="Times New Roman"/>
          </w:rPr>
          <w:delText>软件</w:delText>
        </w:r>
      </w:del>
      <w:r>
        <w:rPr>
          <w:rFonts w:hint="eastAsia" w:ascii="Times New Roman" w:hAnsi="Times New Roman"/>
        </w:rPr>
        <w:t>Cufflinks</w:t>
      </w:r>
      <w:ins w:id="406" w:author="WuKong-315" w:date="2020-11-11T17:13:00Z">
        <w:r>
          <w:rPr>
            <w:rFonts w:hint="eastAsia" w:ascii="Times New Roman" w:hAnsi="Times New Roman"/>
          </w:rPr>
          <w:t>软件；</w:t>
        </w:r>
      </w:ins>
    </w:p>
    <w:p>
      <w:pPr>
        <w:pStyle w:val="42"/>
        <w:numPr>
          <w:ilvl w:val="0"/>
          <w:numId w:val="6"/>
        </w:numPr>
      </w:pPr>
      <w:r>
        <w:rPr>
          <w:rFonts w:hint="eastAsia"/>
        </w:rPr>
        <w:t>所有基因表达值</w:t>
      </w:r>
      <w:ins w:id="407" w:author="WuKong-315" w:date="2020-11-11T17:13:00Z">
        <w:r>
          <w:rPr>
            <w:rFonts w:hint="eastAsia"/>
          </w:rPr>
          <w:t>，详见</w:t>
        </w:r>
      </w:ins>
      <w:del w:id="408" w:author="WuKong-315" w:date="2020-11-11T17:13:00Z">
        <w:r>
          <w:rPr>
            <w:rFonts w:hint="eastAsia"/>
          </w:rPr>
          <w:delText>完整列表见</w:delText>
        </w:r>
      </w:del>
      <w:r>
        <w:rPr>
          <w:rFonts w:hint="eastAsia"/>
        </w:rPr>
        <w:t>附件“</w:t>
      </w:r>
      <w:r>
        <w:t>phase3-Gene fpkm</w:t>
      </w:r>
      <w:r>
        <w:rPr>
          <w:rFonts w:hint="eastAsia"/>
        </w:rPr>
        <w:t>”</w:t>
      </w:r>
    </w:p>
    <w:p>
      <w:pPr>
        <w:widowControl/>
        <w:spacing w:line="240" w:lineRule="auto"/>
      </w:pPr>
      <w:r>
        <w:br w:type="page"/>
      </w:r>
    </w:p>
    <w:p>
      <w:pPr>
        <w:rPr>
          <w:ins w:id="409" w:author="WuKong-315" w:date="2020-11-11T17:15:00Z"/>
          <w:b/>
        </w:rPr>
      </w:pPr>
      <w:bookmarkStart w:id="24" w:name="_Toc9971320"/>
      <w:bookmarkStart w:id="25" w:name="_Toc28912"/>
      <w:r>
        <w:rPr>
          <w:rFonts w:hint="eastAsia"/>
          <w:b/>
        </w:rPr>
        <w:t>3</w:t>
      </w:r>
      <w:r>
        <w:rPr>
          <w:b/>
        </w:rPr>
        <w:t>.</w:t>
      </w:r>
      <w:r>
        <w:rPr>
          <w:rFonts w:hint="eastAsia"/>
          <w:b/>
        </w:rPr>
        <w:t>3.3</w:t>
      </w:r>
      <w:r>
        <w:rPr>
          <w:b/>
        </w:rPr>
        <w:t xml:space="preserve"> </w:t>
      </w:r>
      <w:bookmarkEnd w:id="24"/>
      <w:bookmarkEnd w:id="25"/>
      <w:r>
        <w:rPr>
          <w:rFonts w:hint="eastAsia"/>
          <w:b/>
        </w:rPr>
        <w:t>基因表达水平分布分析</w:t>
      </w:r>
    </w:p>
    <w:p>
      <w:pPr>
        <w:ind w:firstLine="480"/>
        <w:rPr>
          <w:ins w:id="410" w:author="WuKong-315" w:date="2020-11-11T17:16:00Z"/>
        </w:rPr>
      </w:pPr>
      <w:ins w:id="411" w:author="WuKong-315" w:date="2020-11-11T17:16:00Z">
        <w:r>
          <w:rPr>
            <w:rFonts w:hint="eastAsia"/>
          </w:rPr>
          <w:t>图</w:t>
        </w:r>
      </w:ins>
      <w:ins w:id="412" w:author="WuKong-315" w:date="2020-11-11T17:16:00Z">
        <w:r>
          <w:rPr/>
          <w:t>3-3</w:t>
        </w:r>
      </w:ins>
      <w:ins w:id="413" w:author="WuKong-315" w:date="2020-11-11T17:16:00Z">
        <w:r>
          <w:rPr>
            <w:rFonts w:hint="eastAsia"/>
          </w:rPr>
          <w:t>横坐标为log10（fpkm），纵坐标为基因丰度。统计发现，实验组与对照组大部分基因的表达分布基本相同。（FPKM，Fragments per kilobase of exon per million reads mapped）,分布图参见附件“\</w:t>
        </w:r>
      </w:ins>
      <w:ins w:id="414" w:author="WuKong-315" w:date="2020-11-11T17:16:00Z">
        <w:r>
          <w:rPr/>
          <w:t>phase3-Gene fpkm</w:t>
        </w:r>
      </w:ins>
      <w:ins w:id="415" w:author="WuKong-315" w:date="2020-11-11T17:16:00Z">
        <w:r>
          <w:rPr>
            <w:rFonts w:hint="eastAsia"/>
          </w:rPr>
          <w:t>”。</w:t>
        </w:r>
      </w:ins>
    </w:p>
    <w:p>
      <w:pPr>
        <w:rPr>
          <w:rFonts w:hint="eastAsia"/>
          <w:b w:val="0"/>
          <w:rPrChange w:id="416" w:author="WuKong-315" w:date="2020-11-11T17:16:00Z">
            <w:rPr>
              <w:rFonts w:hint="eastAsia"/>
              <w:b/>
            </w:rPr>
          </w:rPrChange>
        </w:rPr>
      </w:pPr>
    </w:p>
    <w:p>
      <w:pPr>
        <w:jc w:val="center"/>
      </w:pPr>
      <w:commentRangeStart w:id="5"/>
      <w:r>
        <w:drawing>
          <wp:inline distT="0" distB="0" distL="0" distR="0">
            <wp:extent cx="5218430" cy="3444875"/>
            <wp:effectExtent l="0" t="0" r="127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1"/>
                    <a:srcRect t="1180" r="1047" b="1035"/>
                    <a:stretch>
                      <a:fillRect/>
                    </a:stretch>
                  </pic:blipFill>
                  <pic:spPr>
                    <a:xfrm>
                      <a:off x="0" y="0"/>
                      <a:ext cx="5219065" cy="3445582"/>
                    </a:xfrm>
                    <a:prstGeom prst="rect">
                      <a:avLst/>
                    </a:prstGeom>
                    <a:ln>
                      <a:noFill/>
                    </a:ln>
                  </pic:spPr>
                </pic:pic>
              </a:graphicData>
            </a:graphic>
          </wp:inline>
        </w:drawing>
      </w:r>
      <w:commentRangeEnd w:id="5"/>
      <w:r>
        <w:rPr>
          <w:rStyle w:val="29"/>
        </w:rPr>
        <w:commentReference w:id="5"/>
      </w:r>
    </w:p>
    <w:p>
      <w:pPr>
        <w:spacing w:before="120" w:after="120"/>
        <w:jc w:val="center"/>
        <w:rPr>
          <w:b/>
        </w:rPr>
      </w:pPr>
      <w:r>
        <w:rPr>
          <w:rFonts w:hint="eastAsia"/>
          <w:b/>
        </w:rPr>
        <w:t>图 3-3</w:t>
      </w:r>
      <w:r>
        <w:rPr>
          <w:b/>
        </w:rPr>
        <w:t xml:space="preserve"> </w:t>
      </w:r>
      <w:r>
        <w:rPr>
          <w:rFonts w:hint="eastAsia"/>
          <w:b/>
        </w:rPr>
        <w:t xml:space="preserve"> </w:t>
      </w:r>
      <w:ins w:id="417" w:author="WuKong-315" w:date="2020-11-11T17:15:00Z">
        <w:r>
          <w:rPr>
            <w:rFonts w:hint="eastAsia"/>
            <w:b/>
          </w:rPr>
          <w:t>基因</w:t>
        </w:r>
      </w:ins>
      <w:r>
        <w:rPr>
          <w:rFonts w:hint="eastAsia"/>
          <w:b/>
        </w:rPr>
        <w:t>表达水平分布图</w:t>
      </w:r>
    </w:p>
    <w:p>
      <w:pPr>
        <w:ind w:firstLine="480"/>
        <w:rPr>
          <w:del w:id="418" w:author="WuKong-315" w:date="2020-11-11T17:16:00Z"/>
        </w:rPr>
      </w:pPr>
      <w:del w:id="419" w:author="WuKong-315" w:date="2020-11-11T17:16:00Z">
        <w:r>
          <w:rPr>
            <w:rFonts w:hint="eastAsia"/>
          </w:rPr>
          <w:delText>图</w:delText>
        </w:r>
      </w:del>
      <w:del w:id="420" w:author="WuKong-315" w:date="2020-11-11T17:15:00Z">
        <w:r>
          <w:rPr>
            <w:rFonts w:hint="eastAsia"/>
          </w:rPr>
          <w:delText>5</w:delText>
        </w:r>
      </w:del>
      <w:del w:id="421" w:author="WuKong-315" w:date="2020-11-11T17:16:00Z">
        <w:r>
          <w:rPr>
            <w:rFonts w:hint="eastAsia"/>
          </w:rPr>
          <w:delText>横坐标为log10（fpkm），纵坐标为基因丰度。统计发现，实验组与对照组大部分基因的表达分布基本相同。（FPKM</w:delText>
        </w:r>
      </w:del>
      <w:del w:id="422" w:author="WuKong-315" w:date="2020-11-11T17:15:00Z">
        <w:r>
          <w:rPr>
            <w:rFonts w:hint="eastAsia"/>
          </w:rPr>
          <w:delText>,</w:delText>
        </w:r>
      </w:del>
      <w:del w:id="423" w:author="WuKong-315" w:date="2020-11-11T17:16:00Z">
        <w:r>
          <w:rPr>
            <w:rFonts w:hint="eastAsia"/>
          </w:rPr>
          <w:delText>Fragments per kilobase of exon per million reads mapped）,</w:delText>
        </w:r>
      </w:del>
      <w:del w:id="424" w:author="WuKong-315" w:date="2020-11-11T17:15:00Z">
        <w:r>
          <w:rPr>
            <w:rFonts w:hint="eastAsia"/>
          </w:rPr>
          <w:delText xml:space="preserve"> </w:delText>
        </w:r>
      </w:del>
      <w:del w:id="425" w:author="WuKong-315" w:date="2020-11-11T17:16:00Z">
        <w:r>
          <w:rPr>
            <w:rFonts w:hint="eastAsia"/>
          </w:rPr>
          <w:delText>分布图</w:delText>
        </w:r>
      </w:del>
      <w:del w:id="426" w:author="WuKong-315" w:date="2020-11-11T17:15:00Z">
        <w:r>
          <w:rPr>
            <w:rFonts w:hint="eastAsia"/>
          </w:rPr>
          <w:delText>可</w:delText>
        </w:r>
      </w:del>
      <w:del w:id="427" w:author="WuKong-315" w:date="2020-11-11T17:16:00Z">
        <w:r>
          <w:rPr>
            <w:rFonts w:hint="eastAsia"/>
          </w:rPr>
          <w:delText>参见附件“\</w:delText>
        </w:r>
      </w:del>
      <w:del w:id="428" w:author="WuKong-315" w:date="2020-11-11T17:16:00Z">
        <w:r>
          <w:rPr/>
          <w:delText>phase3-Gene fpkm</w:delText>
        </w:r>
      </w:del>
      <w:del w:id="429" w:author="WuKong-315" w:date="2020-11-11T17:16:00Z">
        <w:r>
          <w:rPr>
            <w:rFonts w:hint="eastAsia"/>
          </w:rPr>
          <w:delText>”。</w:delText>
        </w:r>
      </w:del>
    </w:p>
    <w:p/>
    <w:p>
      <w:pPr>
        <w:rPr>
          <w:b/>
        </w:rPr>
      </w:pPr>
      <w:r>
        <w:rPr>
          <w:rFonts w:hint="eastAsia"/>
          <w:b/>
        </w:rPr>
        <w:t>3</w:t>
      </w:r>
      <w:r>
        <w:rPr>
          <w:b/>
        </w:rPr>
        <w:t>.</w:t>
      </w:r>
      <w:r>
        <w:rPr>
          <w:rFonts w:hint="eastAsia"/>
          <w:b/>
        </w:rPr>
        <w:t>3.4</w:t>
      </w:r>
      <w:r>
        <w:rPr>
          <w:b/>
        </w:rPr>
        <w:t xml:space="preserve"> </w:t>
      </w:r>
      <w:r>
        <w:rPr>
          <w:rFonts w:hint="eastAsia"/>
          <w:b/>
        </w:rPr>
        <w:t>Spearman相关系数分析(有重复组才能做)</w:t>
      </w:r>
    </w:p>
    <w:p>
      <w:pPr>
        <w:ind w:firstLine="480"/>
      </w:pPr>
      <w:ins w:id="430" w:author="WuKong-315" w:date="2020-11-11T17:16:00Z">
        <w:r>
          <w:rPr>
            <w:rFonts w:hint="eastAsia"/>
          </w:rPr>
          <w:t>相关性系数（</w:t>
        </w:r>
      </w:ins>
      <w:del w:id="431" w:author="WuKong-315" w:date="2020-11-11T17:16:00Z">
        <w:r>
          <w:rPr>
            <w:rFonts w:hint="eastAsia"/>
          </w:rPr>
          <w:delText>s</w:delText>
        </w:r>
      </w:del>
      <w:ins w:id="432" w:author="WuKong-315" w:date="2020-11-11T17:16:00Z">
        <w:r>
          <w:rPr>
            <w:rFonts w:hint="eastAsia"/>
          </w:rPr>
          <w:t>S</w:t>
        </w:r>
      </w:ins>
      <w:r>
        <w:rPr>
          <w:rFonts w:hint="eastAsia"/>
        </w:rPr>
        <w:t>pearman correlation coefficient</w:t>
      </w:r>
      <w:ins w:id="433" w:author="WuKong-315" w:date="2020-11-11T17:16:00Z">
        <w:r>
          <w:rPr>
            <w:rFonts w:hint="eastAsia"/>
          </w:rPr>
          <w:t>）</w:t>
        </w:r>
      </w:ins>
      <w:del w:id="434" w:author="WuKong-315" w:date="2020-11-11T17:16:00Z">
        <w:r>
          <w:rPr>
            <w:rFonts w:hint="eastAsia"/>
          </w:rPr>
          <w:delText>相关性系数</w:delText>
        </w:r>
      </w:del>
      <w:r>
        <w:rPr>
          <w:rFonts w:hint="eastAsia"/>
        </w:rPr>
        <w:t>是用来反映两个变量线性相关程度的统计量。相关系数的绝对值越大，相关性越强</w:t>
      </w:r>
      <w:del w:id="435" w:author="WuKong-315" w:date="2020-11-11T17:17:00Z">
        <w:r>
          <w:rPr>
            <w:rFonts w:hint="eastAsia"/>
          </w:rPr>
          <w:delText>:</w:delText>
        </w:r>
      </w:del>
      <w:ins w:id="436" w:author="WuKong-315" w:date="2020-11-11T17:17:00Z">
        <w:commentRangeStart w:id="6"/>
        <w:r>
          <w:rPr>
            <w:rFonts w:hint="eastAsia"/>
          </w:rPr>
          <w:t>：</w:t>
        </w:r>
        <w:commentRangeEnd w:id="6"/>
      </w:ins>
      <w:ins w:id="437" w:author="WuKong-315" w:date="2020-11-11T17:17:00Z">
        <w:r>
          <w:rPr>
            <w:rStyle w:val="29"/>
          </w:rPr>
          <w:commentReference w:id="6"/>
        </w:r>
      </w:ins>
      <w:r>
        <w:rPr>
          <w:rFonts w:hint="eastAsia"/>
        </w:rPr>
        <w:t>相关系数越接近于1或-1，相关度越强，相关系数越接近于0，相关度越弱。分布图可参见附件“\</w:t>
      </w:r>
      <w:r>
        <w:t>phase3-Gene fpkm</w:t>
      </w:r>
      <w:r>
        <w:rPr>
          <w:rFonts w:hint="eastAsia"/>
        </w:rPr>
        <w:t>”。</w:t>
      </w:r>
    </w:p>
    <w:p>
      <w:pPr>
        <w:jc w:val="center"/>
      </w:pPr>
    </w:p>
    <w:p>
      <w:pPr>
        <w:jc w:val="center"/>
        <w:rPr>
          <w:rFonts w:asciiTheme="minorHAnsi" w:hAnsiTheme="minorHAnsi" w:eastAsiaTheme="minorEastAsia"/>
        </w:rPr>
      </w:pPr>
      <w:r>
        <w:drawing>
          <wp:inline distT="0" distB="0" distL="0" distR="0">
            <wp:extent cx="4857750" cy="455866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2"/>
                    <a:srcRect r="7887"/>
                    <a:stretch>
                      <a:fillRect/>
                    </a:stretch>
                  </pic:blipFill>
                  <pic:spPr>
                    <a:xfrm>
                      <a:off x="0" y="0"/>
                      <a:ext cx="4858327" cy="4558665"/>
                    </a:xfrm>
                    <a:prstGeom prst="rect">
                      <a:avLst/>
                    </a:prstGeom>
                    <a:ln>
                      <a:noFill/>
                    </a:ln>
                  </pic:spPr>
                </pic:pic>
              </a:graphicData>
            </a:graphic>
          </wp:inline>
        </w:drawing>
      </w:r>
    </w:p>
    <w:p>
      <w:pPr>
        <w:spacing w:before="120" w:after="120"/>
        <w:jc w:val="center"/>
        <w:rPr>
          <w:b/>
        </w:rPr>
      </w:pPr>
      <w:r>
        <w:rPr>
          <w:rFonts w:hint="eastAsia"/>
          <w:b/>
        </w:rPr>
        <w:t>图 3-4</w:t>
      </w:r>
      <w:r>
        <w:rPr>
          <w:b/>
        </w:rPr>
        <w:t xml:space="preserve"> </w:t>
      </w:r>
      <w:r>
        <w:rPr>
          <w:rFonts w:hint="eastAsia"/>
          <w:b/>
        </w:rPr>
        <w:t xml:space="preserve"> 组间spearman相关系数</w:t>
      </w:r>
    </w:p>
    <w:p>
      <w:pPr>
        <w:rPr>
          <w:del w:id="438" w:author="WuKong-315" w:date="2020-11-11T17:18:00Z"/>
        </w:rPr>
      </w:pPr>
      <w:del w:id="439" w:author="WuKong-315" w:date="2020-11-11T17:18:00Z">
        <w:r>
          <w:rPr>
            <w:rFonts w:hint="eastAsia"/>
          </w:rPr>
          <w:delText>注：spearman相关系数分析显示各个不同样品间的相关程度，最大值为1，最小值为0，相关系数越趋近1，说明两个样品间的相关程度越高。</w:delText>
        </w:r>
      </w:del>
    </w:p>
    <w:p>
      <w:pPr>
        <w:widowControl/>
        <w:spacing w:line="240" w:lineRule="auto"/>
        <w:rPr>
          <w:ins w:id="440" w:author="WuKong-315" w:date="2020-11-11T17:18:00Z"/>
        </w:rPr>
      </w:pPr>
      <w:ins w:id="441" w:author="WuKong-315" w:date="2020-11-11T17:18:00Z">
        <w:r>
          <w:rPr/>
          <w:br w:type="page"/>
        </w:r>
      </w:ins>
    </w:p>
    <w:p>
      <w:pPr>
        <w:rPr>
          <w:del w:id="442" w:author="WuKong-315" w:date="2020-11-11T17:18:00Z"/>
        </w:rPr>
      </w:pPr>
    </w:p>
    <w:p>
      <w:pPr>
        <w:rPr>
          <w:ins w:id="443" w:author="WuKong-315" w:date="2020-11-11T17:19:00Z"/>
          <w:b/>
        </w:rPr>
      </w:pPr>
      <w:r>
        <w:rPr>
          <w:rFonts w:hint="eastAsia"/>
          <w:b/>
        </w:rPr>
        <w:t>3</w:t>
      </w:r>
      <w:r>
        <w:rPr>
          <w:b/>
        </w:rPr>
        <w:t>.</w:t>
      </w:r>
      <w:r>
        <w:rPr>
          <w:rFonts w:hint="eastAsia"/>
          <w:b/>
        </w:rPr>
        <w:t>3.5</w:t>
      </w:r>
      <w:r>
        <w:rPr>
          <w:b/>
        </w:rPr>
        <w:t xml:space="preserve"> </w:t>
      </w:r>
      <w:r>
        <w:rPr>
          <w:rFonts w:hint="eastAsia"/>
          <w:b/>
        </w:rPr>
        <w:t>基因表达变化可视化</w:t>
      </w:r>
    </w:p>
    <w:p>
      <w:pPr>
        <w:ind w:firstLine="480"/>
        <w:rPr>
          <w:ins w:id="444" w:author="WuKong-315" w:date="2020-11-11T17:29:00Z"/>
        </w:rPr>
      </w:pPr>
      <w:ins w:id="445" w:author="WuKong-315" w:date="2020-11-11T17:29:00Z">
        <w:r>
          <w:rPr>
            <w:rFonts w:hint="eastAsia"/>
          </w:rPr>
          <w:t>两组间基因变化分三种：上调、下调、无明显变化，可将回帖所得的总体转录组数据进行可视化。</w:t>
        </w:r>
      </w:ins>
    </w:p>
    <w:p>
      <w:pPr>
        <w:rPr>
          <w:rFonts w:hint="eastAsia"/>
        </w:rPr>
      </w:pPr>
    </w:p>
    <w:p>
      <w:pPr>
        <w:jc w:val="center"/>
      </w:pPr>
      <w:r>
        <w:drawing>
          <wp:inline distT="0" distB="0" distL="0" distR="0">
            <wp:extent cx="5273675" cy="3255645"/>
            <wp:effectExtent l="0" t="0" r="317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3"/>
                    <a:srcRect t="7330" b="1993"/>
                    <a:stretch>
                      <a:fillRect/>
                    </a:stretch>
                  </pic:blipFill>
                  <pic:spPr>
                    <a:xfrm>
                      <a:off x="0" y="0"/>
                      <a:ext cx="5274310" cy="3256101"/>
                    </a:xfrm>
                    <a:prstGeom prst="rect">
                      <a:avLst/>
                    </a:prstGeom>
                    <a:ln>
                      <a:noFill/>
                    </a:ln>
                  </pic:spPr>
                </pic:pic>
              </a:graphicData>
            </a:graphic>
          </wp:inline>
        </w:drawing>
      </w:r>
      <w:r>
        <w:rPr>
          <w:rFonts w:hint="eastAsia"/>
          <w:b/>
        </w:rPr>
        <w:t>图 3-5</w:t>
      </w:r>
      <w:r>
        <w:rPr>
          <w:b/>
        </w:rPr>
        <w:t xml:space="preserve"> </w:t>
      </w:r>
      <w:r>
        <w:rPr>
          <w:rFonts w:hint="eastAsia"/>
          <w:b/>
        </w:rPr>
        <w:t xml:space="preserve"> 基因附近的平均信号分布</w:t>
      </w:r>
    </w:p>
    <w:p>
      <w:pPr>
        <w:ind w:firstLine="480"/>
        <w:rPr>
          <w:ins w:id="446" w:author="WuKong-315" w:date="2020-11-11T17:29:00Z"/>
        </w:rPr>
      </w:pPr>
      <w:del w:id="447" w:author="WuKong-315" w:date="2020-11-11T17:29:00Z">
        <w:r>
          <w:rPr>
            <w:rFonts w:hint="eastAsia"/>
          </w:rPr>
          <w:delText>两组间基因变化分三种</w:delText>
        </w:r>
      </w:del>
      <w:del w:id="448" w:author="WuKong-315" w:date="2020-11-11T17:20:00Z">
        <w:r>
          <w:rPr>
            <w:rFonts w:hint="eastAsia"/>
          </w:rPr>
          <w:delText>情况</w:delText>
        </w:r>
      </w:del>
      <w:del w:id="449" w:author="WuKong-315" w:date="2020-11-11T17:29:00Z">
        <w:r>
          <w:rPr>
            <w:rFonts w:hint="eastAsia"/>
          </w:rPr>
          <w:delText>：上调、下调、无明显变化</w:delText>
        </w:r>
      </w:del>
      <w:del w:id="450" w:author="WuKong-315" w:date="2020-11-11T17:20:00Z">
        <w:r>
          <w:rPr>
            <w:rFonts w:hint="eastAsia"/>
          </w:rPr>
          <w:delText>。</w:delText>
        </w:r>
      </w:del>
      <w:del w:id="451" w:author="WuKong-315" w:date="2020-11-11T17:29:00Z">
        <w:r>
          <w:rPr>
            <w:rFonts w:hint="eastAsia"/>
          </w:rPr>
          <w:delText>将回帖</w:delText>
        </w:r>
      </w:del>
      <w:del w:id="452" w:author="WuKong-315" w:date="2020-11-11T17:21:00Z">
        <w:r>
          <w:rPr>
            <w:rFonts w:hint="eastAsia"/>
          </w:rPr>
          <w:delText>后</w:delText>
        </w:r>
      </w:del>
      <w:del w:id="453" w:author="WuKong-315" w:date="2020-11-11T17:29:00Z">
        <w:r>
          <w:rPr>
            <w:rFonts w:hint="eastAsia"/>
          </w:rPr>
          <w:delText>所得的总体转录组数据进行可视化</w:delText>
        </w:r>
      </w:del>
      <w:del w:id="454" w:author="WuKong-315" w:date="2020-11-11T17:21:00Z">
        <w:r>
          <w:rPr>
            <w:rFonts w:hint="eastAsia"/>
          </w:rPr>
          <w:delText>，</w:delText>
        </w:r>
      </w:del>
      <w:ins w:id="455" w:author="WuKong-315" w:date="2020-11-11T17:21:00Z">
        <w:r>
          <w:rPr>
            <w:rFonts w:hint="eastAsia"/>
          </w:rPr>
          <w:t>如</w:t>
        </w:r>
      </w:ins>
    </w:p>
    <w:p>
      <w:pPr>
        <w:ind w:firstLine="480"/>
      </w:pPr>
      <w:r>
        <w:rPr>
          <w:rFonts w:hint="eastAsia"/>
        </w:rPr>
        <w:t>图3-5</w:t>
      </w:r>
      <w:ins w:id="456" w:author="WuKong-315" w:date="2020-11-11T17:21:00Z">
        <w:r>
          <w:rPr>
            <w:rFonts w:hint="eastAsia"/>
          </w:rPr>
          <w:t>所示，</w:t>
        </w:r>
      </w:ins>
      <w:ins w:id="457" w:author="WuKong-315" w:date="2020-11-11T17:22:00Z">
        <w:r>
          <w:rPr>
            <w:rFonts w:hint="eastAsia"/>
          </w:rPr>
          <w:t>图中</w:t>
        </w:r>
      </w:ins>
      <w:r>
        <w:rPr>
          <w:rFonts w:hint="eastAsia"/>
        </w:rPr>
        <w:t>纵坐标</w:t>
      </w:r>
      <w:del w:id="458" w:author="WuKong-315" w:date="2020-11-11T17:22:00Z">
        <w:r>
          <w:rPr>
            <w:rFonts w:hint="eastAsia"/>
          </w:rPr>
          <w:delText>用</w:delText>
        </w:r>
      </w:del>
      <w:ins w:id="459" w:author="WuKong-315" w:date="2020-11-11T17:22:00Z">
        <w:r>
          <w:rPr>
            <w:rFonts w:hint="eastAsia"/>
          </w:rPr>
          <w:t>为</w:t>
        </w:r>
      </w:ins>
      <w:r>
        <w:rPr>
          <w:rFonts w:hint="eastAsia"/>
        </w:rPr>
        <w:t>-log10（p value）</w:t>
      </w:r>
      <w:ins w:id="460" w:author="WuKong-315" w:date="2020-11-11T17:22:00Z">
        <w:r>
          <w:rPr>
            <w:rFonts w:hint="eastAsia"/>
          </w:rPr>
          <w:t>，用于</w:t>
        </w:r>
      </w:ins>
      <w:r>
        <w:rPr>
          <w:rFonts w:hint="eastAsia"/>
        </w:rPr>
        <w:t>展示p值</w:t>
      </w:r>
      <w:del w:id="461" w:author="WuKong-315" w:date="2020-11-11T17:22:00Z">
        <w:r>
          <w:rPr>
            <w:rFonts w:hint="eastAsia"/>
          </w:rPr>
          <w:delText>的</w:delText>
        </w:r>
      </w:del>
      <w:ins w:id="462" w:author="WuKong-315" w:date="2020-11-11T17:22:00Z">
        <w:r>
          <w:rPr>
            <w:rFonts w:hint="eastAsia"/>
          </w:rPr>
          <w:t>。</w:t>
        </w:r>
      </w:ins>
      <w:r>
        <w:rPr>
          <w:rFonts w:hint="eastAsia"/>
        </w:rPr>
        <w:t>，蓝色点聚集的区域表示无统计学差异，红色部分表示有统计学差异；</w:t>
      </w:r>
      <w:ins w:id="463" w:author="WuKong-315" w:date="2020-11-11T17:22:00Z">
        <w:r>
          <w:rPr>
            <w:rFonts w:hint="eastAsia"/>
          </w:rPr>
          <w:t>图中</w:t>
        </w:r>
      </w:ins>
      <w:r>
        <w:rPr>
          <w:rFonts w:hint="eastAsia"/>
        </w:rPr>
        <w:t>横坐标</w:t>
      </w:r>
      <w:del w:id="464" w:author="WuKong-315" w:date="2020-11-11T17:22:00Z">
        <w:r>
          <w:rPr>
            <w:rFonts w:hint="eastAsia"/>
          </w:rPr>
          <w:delText>用</w:delText>
        </w:r>
      </w:del>
      <w:ins w:id="465" w:author="WuKong-315" w:date="2020-11-11T17:22:00Z">
        <w:r>
          <w:rPr>
            <w:rFonts w:hint="eastAsia"/>
          </w:rPr>
          <w:t>为</w:t>
        </w:r>
      </w:ins>
      <w:r>
        <w:rPr>
          <w:rFonts w:hint="eastAsia"/>
        </w:rPr>
        <w:t>log2（fold change）</w:t>
      </w:r>
      <w:ins w:id="466" w:author="WuKong-315" w:date="2020-11-11T17:23:00Z">
        <w:r>
          <w:rPr>
            <w:rFonts w:hint="eastAsia"/>
          </w:rPr>
          <w:t>，用于</w:t>
        </w:r>
      </w:ins>
      <w:r>
        <w:rPr>
          <w:rFonts w:hint="eastAsia"/>
        </w:rPr>
        <w:t>展示基因表达量的情况，0点左侧负值</w:t>
      </w:r>
      <w:ins w:id="467" w:author="WuKong-315" w:date="2020-11-11T17:23:00Z">
        <w:r>
          <w:rPr>
            <w:rFonts w:hint="eastAsia"/>
          </w:rPr>
          <w:t>区域表示相对于对照，</w:t>
        </w:r>
      </w:ins>
      <w:ins w:id="468" w:author="WuKong-315" w:date="2020-11-11T17:24:00Z">
        <w:r>
          <w:rPr>
            <w:rFonts w:hint="eastAsia"/>
          </w:rPr>
          <w:t>实验组中下调的基因分布，</w:t>
        </w:r>
      </w:ins>
      <w:del w:id="469" w:author="WuKong-315" w:date="2020-11-11T17:23:00Z">
        <w:r>
          <w:rPr>
            <w:rFonts w:hint="eastAsia"/>
          </w:rPr>
          <w:delText>为</w:delText>
        </w:r>
      </w:del>
      <w:del w:id="470" w:author="WuKong-315" w:date="2020-11-11T17:24:00Z">
        <w:r>
          <w:rPr>
            <w:rFonts w:hint="eastAsia"/>
          </w:rPr>
          <w:delText>实验组相对于对照组下调基因分布</w:delText>
        </w:r>
      </w:del>
      <w:r>
        <w:rPr>
          <w:rFonts w:hint="eastAsia"/>
        </w:rPr>
        <w:t>，右侧</w:t>
      </w:r>
      <w:ins w:id="471" w:author="WuKong-315" w:date="2020-11-11T17:24:00Z">
        <w:r>
          <w:rPr>
            <w:rFonts w:hint="eastAsia"/>
          </w:rPr>
          <w:t>正值区域表示表达上调的基因分布情况</w:t>
        </w:r>
      </w:ins>
      <w:del w:id="472" w:author="WuKong-315" w:date="2020-11-11T17:24:00Z">
        <w:r>
          <w:rPr>
            <w:rFonts w:hint="eastAsia"/>
          </w:rPr>
          <w:delText>则为表达上调的基因分布情况</w:delText>
        </w:r>
      </w:del>
      <w:r>
        <w:rPr>
          <w:rFonts w:hint="eastAsia"/>
        </w:rPr>
        <w:t>。</w:t>
      </w:r>
      <w:ins w:id="473" w:author="WuKong-315" w:date="2020-11-11T17:25:00Z">
        <w:r>
          <w:rPr>
            <w:rFonts w:hint="eastAsia"/>
          </w:rPr>
          <w:t>详细的</w:t>
        </w:r>
      </w:ins>
      <w:r>
        <w:rPr>
          <w:rFonts w:hint="eastAsia"/>
        </w:rPr>
        <w:t>分布图</w:t>
      </w:r>
      <w:del w:id="474" w:author="WuKong-315" w:date="2020-11-11T17:25:00Z">
        <w:r>
          <w:rPr>
            <w:rFonts w:hint="eastAsia"/>
          </w:rPr>
          <w:delText>可</w:delText>
        </w:r>
      </w:del>
      <w:r>
        <w:rPr>
          <w:rFonts w:hint="eastAsia"/>
        </w:rPr>
        <w:t>参见附件“\</w:t>
      </w:r>
      <w:r>
        <w:t>phase5-heatmap&amp;volcanoplot</w:t>
      </w:r>
      <w:r>
        <w:rPr>
          <w:rFonts w:hint="eastAsia"/>
        </w:rPr>
        <w:t>”。</w:t>
      </w:r>
    </w:p>
    <w:p/>
    <w:p>
      <w:pPr>
        <w:rPr>
          <w:b/>
        </w:rPr>
      </w:pPr>
      <w:r>
        <w:rPr>
          <w:rFonts w:hint="eastAsia"/>
          <w:b/>
        </w:rPr>
        <w:t>3</w:t>
      </w:r>
      <w:r>
        <w:rPr>
          <w:b/>
        </w:rPr>
        <w:t>.</w:t>
      </w:r>
      <w:r>
        <w:rPr>
          <w:rFonts w:hint="eastAsia"/>
          <w:b/>
        </w:rPr>
        <w:t>3.6</w:t>
      </w:r>
      <w:r>
        <w:rPr>
          <w:b/>
        </w:rPr>
        <w:t xml:space="preserve"> </w:t>
      </w:r>
      <w:ins w:id="475" w:author="WuKong-315" w:date="2020-11-11T17:25:00Z">
        <w:r>
          <w:rPr>
            <w:rFonts w:hint="eastAsia"/>
            <w:b/>
          </w:rPr>
          <w:t>筛选</w:t>
        </w:r>
      </w:ins>
      <w:r>
        <w:rPr>
          <w:rFonts w:hint="eastAsia"/>
          <w:b/>
        </w:rPr>
        <w:t>差异表达基因</w:t>
      </w:r>
      <w:del w:id="476" w:author="WuKong-315" w:date="2020-11-11T17:25:00Z">
        <w:r>
          <w:rPr>
            <w:rFonts w:hint="eastAsia"/>
            <w:b/>
          </w:rPr>
          <w:delText>筛选</w:delText>
        </w:r>
      </w:del>
    </w:p>
    <w:p>
      <w:pPr>
        <w:ind w:firstLine="420"/>
        <w:rPr>
          <w:ins w:id="477" w:author="WuKong-315" w:date="2020-11-11T17:27:00Z"/>
        </w:rPr>
      </w:pPr>
      <w:del w:id="478" w:author="WuKong-315" w:date="2020-11-11T17:25:00Z">
        <w:r>
          <w:rPr>
            <w:rFonts w:hint="eastAsia"/>
          </w:rPr>
          <w:delText>在得到</w:delText>
        </w:r>
      </w:del>
      <w:ins w:id="479" w:author="WuKong-315" w:date="2020-11-11T17:25:00Z">
        <w:r>
          <w:rPr>
            <w:rFonts w:hint="eastAsia"/>
          </w:rPr>
          <w:t>获得</w:t>
        </w:r>
      </w:ins>
      <w:r>
        <w:rPr>
          <w:rFonts w:hint="eastAsia"/>
        </w:rPr>
        <w:t>基因表达值</w:t>
      </w:r>
      <w:del w:id="480" w:author="WuKong-315" w:date="2020-11-11T17:25:00Z">
        <w:r>
          <w:rPr>
            <w:rFonts w:hint="eastAsia"/>
          </w:rPr>
          <w:delText>以</w:delText>
        </w:r>
      </w:del>
      <w:r>
        <w:rPr>
          <w:rFonts w:hint="eastAsia"/>
        </w:rPr>
        <w:t>后，</w:t>
      </w:r>
      <w:ins w:id="481" w:author="WuKong-315" w:date="2020-11-11T17:25:00Z">
        <w:r>
          <w:rPr>
            <w:rFonts w:hint="eastAsia"/>
          </w:rPr>
          <w:t>筛选</w:t>
        </w:r>
      </w:ins>
      <w:r>
        <w:rPr>
          <w:rFonts w:hint="eastAsia"/>
        </w:rPr>
        <w:t>差异基因</w:t>
      </w:r>
      <w:del w:id="482" w:author="WuKong-315" w:date="2020-11-11T17:25:00Z">
        <w:r>
          <w:rPr>
            <w:rFonts w:hint="eastAsia"/>
          </w:rPr>
          <w:delText>筛选</w:delText>
        </w:r>
      </w:del>
      <w:r>
        <w:rPr>
          <w:rFonts w:hint="eastAsia"/>
        </w:rPr>
        <w:t>是整个RNA-seq分析的关键</w:t>
      </w:r>
      <w:del w:id="483" w:author="WuKong-315" w:date="2020-11-11T17:26:00Z">
        <w:r>
          <w:rPr>
            <w:rFonts w:hint="eastAsia"/>
          </w:rPr>
          <w:delText>一步</w:delText>
        </w:r>
      </w:del>
      <w:r>
        <w:rPr>
          <w:rFonts w:hint="eastAsia"/>
        </w:rPr>
        <w:t>。</w:t>
      </w:r>
      <w:del w:id="484" w:author="WuKong-315" w:date="2020-11-11T17:26:00Z">
        <w:r>
          <w:rPr>
            <w:rFonts w:hint="eastAsia"/>
          </w:rPr>
          <w:delText>现在科研领域中</w:delText>
        </w:r>
      </w:del>
      <w:ins w:id="485" w:author="WuKong-315" w:date="2020-11-11T17:26:00Z">
        <w:r>
          <w:rPr>
            <w:rFonts w:hint="eastAsia"/>
          </w:rPr>
          <w:t>目前</w:t>
        </w:r>
      </w:ins>
      <w:r>
        <w:rPr>
          <w:rFonts w:hint="eastAsia"/>
        </w:rPr>
        <w:t>针对RNA-seq数据</w:t>
      </w:r>
      <w:ins w:id="486" w:author="WuKong-315" w:date="2020-11-11T17:26:00Z">
        <w:r>
          <w:rPr>
            <w:rFonts w:hint="eastAsia"/>
          </w:rPr>
          <w:t>，进行</w:t>
        </w:r>
      </w:ins>
      <w:r>
        <w:rPr>
          <w:rFonts w:hint="eastAsia"/>
        </w:rPr>
        <w:t>差异基因</w:t>
      </w:r>
      <w:ins w:id="487" w:author="WuKong-315" w:date="2020-11-11T17:26:00Z">
        <w:r>
          <w:rPr>
            <w:rFonts w:hint="eastAsia"/>
          </w:rPr>
          <w:t>的</w:t>
        </w:r>
      </w:ins>
      <w:r>
        <w:rPr>
          <w:rFonts w:hint="eastAsia"/>
        </w:rPr>
        <w:t>筛选</w:t>
      </w:r>
      <w:del w:id="488" w:author="WuKong-315" w:date="2020-11-11T17:26:00Z">
        <w:r>
          <w:rPr>
            <w:rFonts w:hint="eastAsia"/>
          </w:rPr>
          <w:delText>的</w:delText>
        </w:r>
      </w:del>
      <w:r>
        <w:rPr>
          <w:rFonts w:hint="eastAsia"/>
        </w:rPr>
        <w:t>软件</w:t>
      </w:r>
      <w:del w:id="489" w:author="WuKong-315" w:date="2020-11-11T17:26:00Z">
        <w:r>
          <w:rPr>
            <w:rFonts w:hint="eastAsia"/>
          </w:rPr>
          <w:delText>非常多</w:delText>
        </w:r>
      </w:del>
      <w:ins w:id="490" w:author="WuKong-315" w:date="2020-11-11T17:26:00Z">
        <w:r>
          <w:rPr>
            <w:rFonts w:hint="eastAsia"/>
          </w:rPr>
          <w:t>较多</w:t>
        </w:r>
      </w:ins>
      <w:r>
        <w:rPr>
          <w:rFonts w:hint="eastAsia"/>
        </w:rPr>
        <w:t>，如edgeR</w:t>
      </w:r>
      <w:del w:id="491" w:author="WuKong-315" w:date="2020-11-11T17:26:00Z">
        <w:r>
          <w:rPr>
            <w:rFonts w:hint="eastAsia"/>
          </w:rPr>
          <w:delText>，</w:delText>
        </w:r>
      </w:del>
      <w:ins w:id="492" w:author="WuKong-315" w:date="2020-11-11T17:26:00Z">
        <w:r>
          <w:rPr>
            <w:rFonts w:hint="eastAsia"/>
          </w:rPr>
          <w:t>、</w:t>
        </w:r>
      </w:ins>
      <w:del w:id="493" w:author="WuKong-315" w:date="2020-11-11T17:26:00Z">
        <w:r>
          <w:rPr>
            <w:rFonts w:hint="eastAsia"/>
          </w:rPr>
          <w:delText>l</w:delText>
        </w:r>
      </w:del>
      <w:ins w:id="494" w:author="WuKong-315" w:date="2020-11-11T17:26:00Z">
        <w:r>
          <w:rPr>
            <w:rFonts w:hint="eastAsia"/>
          </w:rPr>
          <w:t>L</w:t>
        </w:r>
      </w:ins>
      <w:r>
        <w:rPr>
          <w:rFonts w:hint="eastAsia"/>
        </w:rPr>
        <w:t>imma</w:t>
      </w:r>
      <w:del w:id="495" w:author="WuKong-315" w:date="2020-11-11T17:26:00Z">
        <w:r>
          <w:rPr>
            <w:rFonts w:hint="eastAsia"/>
          </w:rPr>
          <w:delText>，</w:delText>
        </w:r>
      </w:del>
      <w:ins w:id="496" w:author="WuKong-315" w:date="2020-11-11T17:26:00Z">
        <w:r>
          <w:rPr>
            <w:rFonts w:hint="eastAsia"/>
          </w:rPr>
          <w:t>、</w:t>
        </w:r>
      </w:ins>
      <w:del w:id="497" w:author="WuKong-315" w:date="2020-11-11T17:27:00Z">
        <w:r>
          <w:rPr>
            <w:rFonts w:hint="eastAsia"/>
          </w:rPr>
          <w:delText>或者</w:delText>
        </w:r>
      </w:del>
      <w:r>
        <w:rPr>
          <w:rFonts w:hint="eastAsia"/>
        </w:rPr>
        <w:t>DEseq</w:t>
      </w:r>
      <w:del w:id="498" w:author="WuKong-315" w:date="2020-11-11T17:27:00Z">
        <w:r>
          <w:rPr>
            <w:rFonts w:hint="eastAsia"/>
          </w:rPr>
          <w:delText>等</w:delText>
        </w:r>
      </w:del>
      <w:r>
        <w:rPr>
          <w:rFonts w:hint="eastAsia"/>
        </w:rPr>
        <w:t>等。</w:t>
      </w:r>
    </w:p>
    <w:p>
      <w:pPr>
        <w:ind w:firstLine="420"/>
      </w:pPr>
      <w:del w:id="499" w:author="WuKong-315" w:date="2020-11-11T17:27:00Z">
        <w:r>
          <w:rPr>
            <w:rFonts w:hint="eastAsia"/>
          </w:rPr>
          <w:delText>选择什么样的</w:delText>
        </w:r>
      </w:del>
      <w:r>
        <w:rPr>
          <w:rFonts w:hint="eastAsia"/>
        </w:rPr>
        <w:t>软件</w:t>
      </w:r>
      <w:ins w:id="500" w:author="WuKong-315" w:date="2020-11-11T17:27:00Z">
        <w:r>
          <w:rPr>
            <w:rFonts w:hint="eastAsia"/>
          </w:rPr>
          <w:t>的选择</w:t>
        </w:r>
      </w:ins>
      <w:r>
        <w:rPr>
          <w:rFonts w:hint="eastAsia"/>
        </w:rPr>
        <w:t>和参数</w:t>
      </w:r>
      <w:ins w:id="501" w:author="WuKong-315" w:date="2020-11-11T17:27:00Z">
        <w:r>
          <w:rPr>
            <w:rFonts w:hint="eastAsia"/>
          </w:rPr>
          <w:t>的调整均会</w:t>
        </w:r>
      </w:ins>
      <w:del w:id="502" w:author="WuKong-315" w:date="2020-11-11T17:27:00Z">
        <w:r>
          <w:rPr>
            <w:rFonts w:hint="eastAsia"/>
          </w:rPr>
          <w:delText>都会</w:delText>
        </w:r>
      </w:del>
      <w:r>
        <w:rPr>
          <w:rFonts w:hint="eastAsia"/>
        </w:rPr>
        <w:t>对结果产生</w:t>
      </w:r>
      <w:del w:id="503" w:author="WuKong-315" w:date="2020-11-11T17:27:00Z">
        <w:r>
          <w:rPr>
            <w:rFonts w:hint="eastAsia"/>
          </w:rPr>
          <w:delText>相当大的</w:delText>
        </w:r>
      </w:del>
      <w:ins w:id="504" w:author="WuKong-315" w:date="2020-11-11T17:27:00Z">
        <w:r>
          <w:rPr>
            <w:rFonts w:hint="eastAsia"/>
          </w:rPr>
          <w:t>显著</w:t>
        </w:r>
      </w:ins>
      <w:r>
        <w:rPr>
          <w:rFonts w:hint="eastAsia"/>
        </w:rPr>
        <w:t>影响，因此</w:t>
      </w:r>
      <w:del w:id="505" w:author="WuKong-315" w:date="2020-11-11T17:28:00Z">
        <w:r>
          <w:rPr>
            <w:rFonts w:hint="eastAsia"/>
          </w:rPr>
          <w:delText>这一步骤</w:delText>
        </w:r>
      </w:del>
      <w:ins w:id="506" w:author="WuKong-315" w:date="2020-11-11T17:28:00Z">
        <w:r>
          <w:rPr>
            <w:rFonts w:hint="eastAsia"/>
          </w:rPr>
          <w:t>本节分析的软件选取和参数设置，会根据客户样品属性，数据特点</w:t>
        </w:r>
      </w:ins>
      <w:ins w:id="507" w:author="WuKong-315" w:date="2020-11-11T17:29:00Z">
        <w:r>
          <w:rPr>
            <w:rFonts w:hint="eastAsia"/>
          </w:rPr>
          <w:t>，选择合适的软件进行分析。</w:t>
        </w:r>
      </w:ins>
      <w:del w:id="508" w:author="WuKong-315" w:date="2020-11-11T17:29:00Z">
        <w:r>
          <w:rPr>
            <w:rFonts w:hint="eastAsia"/>
          </w:rPr>
          <w:delText>中软件和参数的选择显得至关重要。我们会根据客户的数据特点，选择合适软件进行差异基因筛选。</w:delText>
        </w:r>
      </w:del>
    </w:p>
    <w:p>
      <w:pPr>
        <w:ind w:firstLine="420"/>
      </w:pPr>
    </w:p>
    <w:p>
      <w:pPr>
        <w:ind w:firstLine="420"/>
      </w:pPr>
      <w:r>
        <w:rPr>
          <w:rFonts w:hint="eastAsia"/>
        </w:rPr>
        <w:t>差异表达基因结果</w:t>
      </w:r>
      <w:del w:id="509" w:author="WuKong-315" w:date="2020-11-11T17:29:00Z">
        <w:r>
          <w:rPr>
            <w:rFonts w:hint="eastAsia"/>
          </w:rPr>
          <w:delText>展示</w:delText>
        </w:r>
      </w:del>
      <w:r>
        <w:rPr>
          <w:rFonts w:hint="eastAsia"/>
        </w:rPr>
        <w:t>：</w:t>
      </w:r>
    </w:p>
    <w:p>
      <w:pPr>
        <w:spacing w:before="120" w:after="120"/>
        <w:jc w:val="center"/>
        <w:rPr>
          <w:b/>
        </w:rPr>
      </w:pPr>
      <w:r>
        <w:rPr>
          <w:b/>
        </w:rPr>
        <w:t>表</w:t>
      </w:r>
      <w:r>
        <w:rPr>
          <w:rFonts w:hint="eastAsia"/>
          <w:b/>
        </w:rPr>
        <w:t>3-4</w:t>
      </w:r>
      <w:r>
        <w:rPr>
          <w:b/>
        </w:rPr>
        <w:t xml:space="preserve">  </w:t>
      </w:r>
      <w:r>
        <w:rPr>
          <w:rFonts w:hint="eastAsia"/>
          <w:b/>
        </w:rPr>
        <w:t>上调差异基因</w:t>
      </w:r>
      <w:r>
        <w:rPr>
          <w:b/>
        </w:rPr>
        <w:t>统计</w:t>
      </w:r>
    </w:p>
    <w:tbl>
      <w:tblPr>
        <w:tblStyle w:val="23"/>
        <w:tblW w:w="8325" w:type="dxa"/>
        <w:tblInd w:w="0" w:type="dxa"/>
        <w:tblLayout w:type="fixed"/>
        <w:tblCellMar>
          <w:top w:w="0" w:type="dxa"/>
          <w:left w:w="0" w:type="dxa"/>
          <w:bottom w:w="0" w:type="dxa"/>
          <w:right w:w="0" w:type="dxa"/>
        </w:tblCellMar>
        <w:tblPrChange w:id="510" w:author="WuKong-315" w:date="2020-11-11T17:30:00Z">
          <w:tblPr>
            <w:tblStyle w:val="23"/>
            <w:tblW w:w="8325" w:type="dxa"/>
            <w:tblInd w:w="0" w:type="dxa"/>
            <w:tblLayout w:type="fixed"/>
            <w:tblCellMar>
              <w:top w:w="0" w:type="dxa"/>
              <w:left w:w="0" w:type="dxa"/>
              <w:bottom w:w="0" w:type="dxa"/>
              <w:right w:w="0" w:type="dxa"/>
            </w:tblCellMar>
          </w:tblPr>
        </w:tblPrChange>
      </w:tblPr>
      <w:tblGrid>
        <w:gridCol w:w="2875"/>
        <w:gridCol w:w="1238"/>
        <w:gridCol w:w="1284"/>
        <w:gridCol w:w="1459"/>
        <w:gridCol w:w="1469"/>
        <w:tblGridChange w:id="511">
          <w:tblGrid>
            <w:gridCol w:w="2875"/>
            <w:gridCol w:w="1238"/>
            <w:gridCol w:w="1284"/>
            <w:gridCol w:w="1459"/>
            <w:gridCol w:w="1469"/>
          </w:tblGrid>
        </w:tblGridChange>
      </w:tblGrid>
      <w:tr>
        <w:tblPrEx>
          <w:tblCellMar>
            <w:top w:w="0" w:type="dxa"/>
            <w:left w:w="0" w:type="dxa"/>
            <w:bottom w:w="0" w:type="dxa"/>
            <w:right w:w="0" w:type="dxa"/>
          </w:tblCellMar>
          <w:tblPrExChange w:id="512" w:author="WuKong-315" w:date="2020-11-11T17:30:00Z">
            <w:tblPrEx>
              <w:tblCellMar>
                <w:top w:w="0" w:type="dxa"/>
                <w:left w:w="0" w:type="dxa"/>
                <w:bottom w:w="0" w:type="dxa"/>
                <w:right w:w="0" w:type="dxa"/>
              </w:tblCellMar>
            </w:tblPrEx>
          </w:tblPrExChange>
        </w:tblPrEx>
        <w:trPr>
          <w:trHeight w:val="454" w:hRule="atLeast"/>
          <w:trPrChange w:id="512" w:author="WuKong-315" w:date="2020-11-11T17:30:00Z">
            <w:trPr>
              <w:trHeight w:val="454" w:hRule="atLeast"/>
            </w:trPr>
          </w:trPrChange>
        </w:trPr>
        <w:tc>
          <w:tcPr>
            <w:tcW w:w="2875" w:type="dxa"/>
            <w:tcBorders>
              <w:top w:val="single" w:color="000000" w:themeColor="text1" w:sz="12" w:space="0"/>
              <w:left w:val="nil"/>
              <w:bottom w:val="single" w:color="000000" w:themeColor="text1" w:sz="12" w:space="0"/>
              <w:right w:val="nil"/>
            </w:tcBorders>
            <w:shd w:val="clear" w:color="auto" w:fill="D9E2F3" w:themeFill="accent1" w:themeFillTint="33"/>
            <w:noWrap/>
            <w:tcMar>
              <w:top w:w="15" w:type="dxa"/>
              <w:left w:w="15" w:type="dxa"/>
              <w:right w:w="15" w:type="dxa"/>
            </w:tcMar>
            <w:vAlign w:val="center"/>
            <w:tcPrChange w:id="513" w:author="WuKong-315" w:date="2020-11-11T17:30:00Z">
              <w:tcPr>
                <w:tcW w:w="2875" w:type="dxa"/>
                <w:tcBorders>
                  <w:top w:val="single" w:color="000000" w:themeColor="text1" w:sz="12" w:space="0"/>
                  <w:left w:val="nil"/>
                  <w:bottom w:val="single" w:color="000000" w:themeColor="text1" w:sz="12" w:space="0"/>
                  <w:right w:val="nil"/>
                </w:tcBorders>
                <w:shd w:val="clear" w:color="auto" w:fill="D9E2F3" w:themeFill="accent1" w:themeFillTint="33"/>
                <w:noWrap/>
                <w:tcMar>
                  <w:top w:w="15" w:type="dxa"/>
                  <w:left w:w="15" w:type="dxa"/>
                  <w:right w:w="15" w:type="dxa"/>
                </w:tcMar>
                <w:vAlign w:val="center"/>
              </w:tcPr>
            </w:tcPrChange>
          </w:tcPr>
          <w:p>
            <w:pPr>
              <w:spacing w:line="276" w:lineRule="auto"/>
              <w:jc w:val="center"/>
            </w:pPr>
            <w:del w:id="514" w:author="WuKong-315" w:date="2020-11-11T17:29:00Z">
              <w:r>
                <w:rPr>
                  <w:rFonts w:hint="eastAsia"/>
                </w:rPr>
                <w:delText>g</w:delText>
              </w:r>
            </w:del>
            <w:ins w:id="515" w:author="WuKong-315" w:date="2020-11-11T17:29:00Z">
              <w:r>
                <w:rPr>
                  <w:rFonts w:hint="eastAsia"/>
                </w:rPr>
                <w:t>G</w:t>
              </w:r>
            </w:ins>
            <w:r>
              <w:rPr>
                <w:rFonts w:hint="eastAsia"/>
              </w:rPr>
              <w:t>ene_</w:t>
            </w:r>
            <w:del w:id="516" w:author="WuKong-315" w:date="2020-11-11T17:29:00Z">
              <w:r>
                <w:rPr>
                  <w:rFonts w:hint="eastAsia"/>
                </w:rPr>
                <w:delText>id</w:delText>
              </w:r>
            </w:del>
            <w:ins w:id="517" w:author="WuKong-315" w:date="2020-11-11T17:29:00Z">
              <w:r>
                <w:rPr/>
                <w:t>ID</w:t>
              </w:r>
            </w:ins>
          </w:p>
        </w:tc>
        <w:tc>
          <w:tcPr>
            <w:tcW w:w="1238" w:type="dxa"/>
            <w:tcBorders>
              <w:top w:val="single" w:color="000000" w:themeColor="text1" w:sz="12" w:space="0"/>
              <w:left w:val="nil"/>
              <w:bottom w:val="single" w:color="000000" w:themeColor="text1" w:sz="12" w:space="0"/>
              <w:right w:val="nil"/>
            </w:tcBorders>
            <w:shd w:val="clear" w:color="auto" w:fill="D9E2F3" w:themeFill="accent1" w:themeFillTint="33"/>
            <w:noWrap/>
            <w:tcMar>
              <w:top w:w="15" w:type="dxa"/>
              <w:left w:w="15" w:type="dxa"/>
              <w:right w:w="15" w:type="dxa"/>
            </w:tcMar>
            <w:vAlign w:val="center"/>
            <w:tcPrChange w:id="518" w:author="WuKong-315" w:date="2020-11-11T17:30:00Z">
              <w:tcPr>
                <w:tcW w:w="1238" w:type="dxa"/>
                <w:tcBorders>
                  <w:top w:val="single" w:color="000000" w:themeColor="text1" w:sz="12" w:space="0"/>
                  <w:left w:val="nil"/>
                  <w:bottom w:val="single" w:color="000000" w:themeColor="text1" w:sz="12" w:space="0"/>
                  <w:right w:val="nil"/>
                </w:tcBorders>
                <w:shd w:val="clear" w:color="auto" w:fill="D9E2F3" w:themeFill="accent1" w:themeFillTint="33"/>
                <w:noWrap/>
                <w:tcMar>
                  <w:top w:w="15" w:type="dxa"/>
                  <w:left w:w="15" w:type="dxa"/>
                  <w:right w:w="15" w:type="dxa"/>
                </w:tcMar>
                <w:vAlign w:val="center"/>
              </w:tcPr>
            </w:tcPrChange>
          </w:tcPr>
          <w:p>
            <w:pPr>
              <w:spacing w:line="276" w:lineRule="auto"/>
              <w:jc w:val="center"/>
            </w:pPr>
            <w:del w:id="519" w:author="WuKong-315" w:date="2020-11-11T17:29:00Z">
              <w:r>
                <w:rPr>
                  <w:rFonts w:hint="eastAsia"/>
                </w:rPr>
                <w:delText>g</w:delText>
              </w:r>
            </w:del>
            <w:ins w:id="520" w:author="WuKong-315" w:date="2020-11-11T17:29:00Z">
              <w:r>
                <w:rPr>
                  <w:rFonts w:hint="eastAsia"/>
                </w:rPr>
                <w:t>G</w:t>
              </w:r>
            </w:ins>
            <w:r>
              <w:rPr>
                <w:rFonts w:hint="eastAsia"/>
              </w:rPr>
              <w:t>ene</w:t>
            </w:r>
          </w:p>
        </w:tc>
        <w:tc>
          <w:tcPr>
            <w:tcW w:w="1284" w:type="dxa"/>
            <w:tcBorders>
              <w:top w:val="single" w:color="000000" w:themeColor="text1" w:sz="12" w:space="0"/>
              <w:left w:val="nil"/>
              <w:bottom w:val="single" w:color="000000" w:themeColor="text1" w:sz="12" w:space="0"/>
              <w:right w:val="nil"/>
            </w:tcBorders>
            <w:shd w:val="clear" w:color="auto" w:fill="D9E2F3" w:themeFill="accent1" w:themeFillTint="33"/>
            <w:noWrap/>
            <w:tcMar>
              <w:top w:w="15" w:type="dxa"/>
              <w:left w:w="15" w:type="dxa"/>
              <w:right w:w="15" w:type="dxa"/>
            </w:tcMar>
            <w:vAlign w:val="center"/>
            <w:tcPrChange w:id="521" w:author="WuKong-315" w:date="2020-11-11T17:30:00Z">
              <w:tcPr>
                <w:tcW w:w="1284" w:type="dxa"/>
                <w:tcBorders>
                  <w:top w:val="single" w:color="000000" w:themeColor="text1" w:sz="12" w:space="0"/>
                  <w:left w:val="nil"/>
                  <w:bottom w:val="single" w:color="000000" w:themeColor="text1" w:sz="12" w:space="0"/>
                  <w:right w:val="nil"/>
                </w:tcBorders>
                <w:shd w:val="clear" w:color="auto" w:fill="D9E2F3" w:themeFill="accent1" w:themeFillTint="33"/>
                <w:noWrap/>
                <w:tcMar>
                  <w:top w:w="15" w:type="dxa"/>
                  <w:left w:w="15" w:type="dxa"/>
                  <w:right w:w="15" w:type="dxa"/>
                </w:tcMar>
              </w:tcPr>
            </w:tcPrChange>
          </w:tcPr>
          <w:p>
            <w:pPr>
              <w:spacing w:line="276" w:lineRule="auto"/>
              <w:jc w:val="center"/>
            </w:pPr>
            <w:r>
              <w:t>9_10_12_13_14_15</w:t>
            </w:r>
          </w:p>
        </w:tc>
        <w:tc>
          <w:tcPr>
            <w:tcW w:w="1459" w:type="dxa"/>
            <w:tcBorders>
              <w:top w:val="single" w:color="000000" w:themeColor="text1" w:sz="12" w:space="0"/>
              <w:left w:val="nil"/>
              <w:bottom w:val="single" w:color="000000" w:themeColor="text1" w:sz="12" w:space="0"/>
              <w:right w:val="nil"/>
            </w:tcBorders>
            <w:shd w:val="clear" w:color="auto" w:fill="D9E2F3" w:themeFill="accent1" w:themeFillTint="33"/>
            <w:noWrap/>
            <w:tcMar>
              <w:top w:w="15" w:type="dxa"/>
              <w:left w:w="15" w:type="dxa"/>
              <w:right w:w="15" w:type="dxa"/>
            </w:tcMar>
            <w:vAlign w:val="center"/>
            <w:tcPrChange w:id="522" w:author="WuKong-315" w:date="2020-11-11T17:30:00Z">
              <w:tcPr>
                <w:tcW w:w="1459" w:type="dxa"/>
                <w:tcBorders>
                  <w:top w:val="single" w:color="000000" w:themeColor="text1" w:sz="12" w:space="0"/>
                  <w:left w:val="nil"/>
                  <w:bottom w:val="single" w:color="000000" w:themeColor="text1" w:sz="12" w:space="0"/>
                  <w:right w:val="nil"/>
                </w:tcBorders>
                <w:shd w:val="clear" w:color="auto" w:fill="D9E2F3" w:themeFill="accent1" w:themeFillTint="33"/>
                <w:noWrap/>
                <w:tcMar>
                  <w:top w:w="15" w:type="dxa"/>
                  <w:left w:w="15" w:type="dxa"/>
                  <w:right w:w="15" w:type="dxa"/>
                </w:tcMar>
              </w:tcPr>
            </w:tcPrChange>
          </w:tcPr>
          <w:p>
            <w:pPr>
              <w:spacing w:line="276" w:lineRule="auto"/>
              <w:jc w:val="center"/>
            </w:pPr>
            <w:r>
              <w:t>1_2_4_5</w:t>
            </w:r>
          </w:p>
        </w:tc>
        <w:tc>
          <w:tcPr>
            <w:tcW w:w="1469" w:type="dxa"/>
            <w:tcBorders>
              <w:top w:val="single" w:color="000000" w:themeColor="text1" w:sz="12" w:space="0"/>
              <w:left w:val="nil"/>
              <w:bottom w:val="single" w:color="000000" w:themeColor="text1" w:sz="12" w:space="0"/>
              <w:right w:val="nil"/>
            </w:tcBorders>
            <w:shd w:val="clear" w:color="auto" w:fill="D9E2F3" w:themeFill="accent1" w:themeFillTint="33"/>
            <w:noWrap/>
            <w:tcMar>
              <w:top w:w="15" w:type="dxa"/>
              <w:left w:w="15" w:type="dxa"/>
              <w:right w:w="15" w:type="dxa"/>
            </w:tcMar>
            <w:vAlign w:val="center"/>
            <w:tcPrChange w:id="523" w:author="WuKong-315" w:date="2020-11-11T17:30:00Z">
              <w:tcPr>
                <w:tcW w:w="1469" w:type="dxa"/>
                <w:tcBorders>
                  <w:top w:val="single" w:color="000000" w:themeColor="text1" w:sz="12" w:space="0"/>
                  <w:left w:val="nil"/>
                  <w:bottom w:val="single" w:color="000000" w:themeColor="text1" w:sz="12" w:space="0"/>
                  <w:right w:val="nil"/>
                </w:tcBorders>
                <w:shd w:val="clear" w:color="auto" w:fill="D9E2F3" w:themeFill="accent1" w:themeFillTint="33"/>
                <w:noWrap/>
                <w:tcMar>
                  <w:top w:w="15" w:type="dxa"/>
                  <w:left w:w="15" w:type="dxa"/>
                  <w:right w:w="15" w:type="dxa"/>
                </w:tcMar>
              </w:tcPr>
            </w:tcPrChange>
          </w:tcPr>
          <w:p>
            <w:pPr>
              <w:spacing w:line="276" w:lineRule="auto"/>
              <w:jc w:val="center"/>
            </w:pPr>
            <w:r>
              <w:t>Log2FC</w:t>
            </w:r>
          </w:p>
        </w:tc>
      </w:tr>
      <w:tr>
        <w:tblPrEx>
          <w:tblCellMar>
            <w:top w:w="0" w:type="dxa"/>
            <w:left w:w="0" w:type="dxa"/>
            <w:bottom w:w="0" w:type="dxa"/>
            <w:right w:w="0" w:type="dxa"/>
          </w:tblCellMar>
          <w:tblPrExChange w:id="524" w:author="WuKong-315" w:date="2020-11-11T17:30:00Z">
            <w:tblPrEx>
              <w:tblCellMar>
                <w:top w:w="0" w:type="dxa"/>
                <w:left w:w="0" w:type="dxa"/>
                <w:bottom w:w="0" w:type="dxa"/>
                <w:right w:w="0" w:type="dxa"/>
              </w:tblCellMar>
            </w:tblPrEx>
          </w:tblPrExChange>
        </w:tblPrEx>
        <w:trPr>
          <w:trHeight w:val="454" w:hRule="atLeast"/>
          <w:trPrChange w:id="524" w:author="WuKong-315" w:date="2020-11-11T17:30:00Z">
            <w:trPr>
              <w:trHeight w:val="454" w:hRule="atLeast"/>
            </w:trPr>
          </w:trPrChange>
        </w:trPr>
        <w:tc>
          <w:tcPr>
            <w:tcW w:w="2875" w:type="dxa"/>
            <w:tcBorders>
              <w:top w:val="single" w:color="000000" w:themeColor="text1" w:sz="12" w:space="0"/>
              <w:left w:val="nil"/>
              <w:bottom w:val="nil"/>
              <w:right w:val="nil"/>
            </w:tcBorders>
            <w:shd w:val="clear" w:color="auto" w:fill="auto"/>
            <w:noWrap/>
            <w:tcMar>
              <w:top w:w="15" w:type="dxa"/>
              <w:left w:w="15" w:type="dxa"/>
              <w:right w:w="15" w:type="dxa"/>
            </w:tcMar>
            <w:vAlign w:val="center"/>
            <w:tcPrChange w:id="525" w:author="WuKong-315" w:date="2020-11-11T17:30:00Z">
              <w:tcPr>
                <w:tcW w:w="2875" w:type="dxa"/>
                <w:tcBorders>
                  <w:top w:val="single" w:color="000000" w:themeColor="text1" w:sz="12" w:space="0"/>
                  <w:left w:val="nil"/>
                  <w:bottom w:val="nil"/>
                  <w:right w:val="nil"/>
                </w:tcBorders>
                <w:shd w:val="clear" w:color="auto" w:fill="auto"/>
                <w:noWrap/>
                <w:tcMar>
                  <w:top w:w="15" w:type="dxa"/>
                  <w:left w:w="15" w:type="dxa"/>
                  <w:right w:w="15" w:type="dxa"/>
                </w:tcMar>
                <w:vAlign w:val="center"/>
              </w:tcPr>
            </w:tcPrChange>
          </w:tcPr>
          <w:p>
            <w:pPr>
              <w:spacing w:line="240" w:lineRule="auto"/>
              <w:jc w:val="center"/>
              <w:pPrChange w:id="526" w:author="WuKong-315" w:date="2020-11-11T17:30:00Z">
                <w:pPr>
                  <w:spacing w:line="276" w:lineRule="auto"/>
                  <w:jc w:val="center"/>
                </w:pPr>
              </w:pPrChange>
            </w:pPr>
            <w:r>
              <w:rPr>
                <w:rFonts w:hint="eastAsia"/>
              </w:rPr>
              <w:t>ENSMUSG00000000078</w:t>
            </w:r>
          </w:p>
        </w:tc>
        <w:tc>
          <w:tcPr>
            <w:tcW w:w="1238" w:type="dxa"/>
            <w:tcBorders>
              <w:top w:val="single" w:color="000000" w:themeColor="text1" w:sz="12" w:space="0"/>
              <w:left w:val="nil"/>
              <w:bottom w:val="nil"/>
              <w:right w:val="nil"/>
            </w:tcBorders>
            <w:shd w:val="clear" w:color="auto" w:fill="auto"/>
            <w:noWrap/>
            <w:tcMar>
              <w:top w:w="15" w:type="dxa"/>
              <w:left w:w="15" w:type="dxa"/>
              <w:right w:w="15" w:type="dxa"/>
            </w:tcMar>
            <w:vAlign w:val="center"/>
            <w:tcPrChange w:id="527" w:author="WuKong-315" w:date="2020-11-11T17:30:00Z">
              <w:tcPr>
                <w:tcW w:w="1238" w:type="dxa"/>
                <w:tcBorders>
                  <w:top w:val="single" w:color="000000" w:themeColor="text1" w:sz="12" w:space="0"/>
                  <w:left w:val="nil"/>
                  <w:bottom w:val="nil"/>
                  <w:right w:val="nil"/>
                </w:tcBorders>
                <w:shd w:val="clear" w:color="auto" w:fill="auto"/>
                <w:noWrap/>
                <w:tcMar>
                  <w:top w:w="15" w:type="dxa"/>
                  <w:left w:w="15" w:type="dxa"/>
                  <w:right w:w="15" w:type="dxa"/>
                </w:tcMar>
                <w:vAlign w:val="center"/>
              </w:tcPr>
            </w:tcPrChange>
          </w:tcPr>
          <w:p>
            <w:pPr>
              <w:spacing w:line="240" w:lineRule="auto"/>
              <w:jc w:val="center"/>
              <w:pPrChange w:id="528" w:author="WuKong-315" w:date="2020-11-11T17:30:00Z">
                <w:pPr>
                  <w:spacing w:line="276" w:lineRule="auto"/>
                  <w:jc w:val="center"/>
                </w:pPr>
              </w:pPrChange>
            </w:pPr>
            <w:r>
              <w:rPr>
                <w:rFonts w:hint="eastAsia"/>
              </w:rPr>
              <w:t>Klf6</w:t>
            </w:r>
          </w:p>
        </w:tc>
        <w:tc>
          <w:tcPr>
            <w:tcW w:w="1284" w:type="dxa"/>
            <w:tcBorders>
              <w:top w:val="single" w:color="000000" w:themeColor="text1" w:sz="12" w:space="0"/>
              <w:left w:val="nil"/>
              <w:bottom w:val="nil"/>
              <w:right w:val="nil"/>
            </w:tcBorders>
            <w:shd w:val="clear" w:color="auto" w:fill="auto"/>
            <w:noWrap/>
            <w:tcMar>
              <w:top w:w="15" w:type="dxa"/>
              <w:left w:w="15" w:type="dxa"/>
              <w:right w:w="15" w:type="dxa"/>
            </w:tcMar>
            <w:vAlign w:val="center"/>
            <w:tcPrChange w:id="529" w:author="WuKong-315" w:date="2020-11-11T17:30:00Z">
              <w:tcPr>
                <w:tcW w:w="1284" w:type="dxa"/>
                <w:tcBorders>
                  <w:top w:val="single" w:color="000000" w:themeColor="text1" w:sz="12" w:space="0"/>
                  <w:left w:val="nil"/>
                  <w:bottom w:val="nil"/>
                  <w:right w:val="nil"/>
                </w:tcBorders>
                <w:shd w:val="clear" w:color="auto" w:fill="auto"/>
                <w:noWrap/>
                <w:tcMar>
                  <w:top w:w="15" w:type="dxa"/>
                  <w:left w:w="15" w:type="dxa"/>
                  <w:right w:w="15" w:type="dxa"/>
                </w:tcMar>
                <w:vAlign w:val="center"/>
              </w:tcPr>
            </w:tcPrChange>
          </w:tcPr>
          <w:p>
            <w:pPr>
              <w:spacing w:line="240" w:lineRule="auto"/>
              <w:jc w:val="center"/>
              <w:pPrChange w:id="530" w:author="WuKong-315" w:date="2020-11-11T17:30:00Z">
                <w:pPr>
                  <w:spacing w:line="276" w:lineRule="auto"/>
                  <w:jc w:val="center"/>
                </w:pPr>
              </w:pPrChange>
            </w:pPr>
            <w:r>
              <w:rPr>
                <w:rFonts w:hint="eastAsia"/>
              </w:rPr>
              <w:t>4.62086</w:t>
            </w:r>
          </w:p>
        </w:tc>
        <w:tc>
          <w:tcPr>
            <w:tcW w:w="1459" w:type="dxa"/>
            <w:tcBorders>
              <w:top w:val="single" w:color="000000" w:themeColor="text1" w:sz="12" w:space="0"/>
              <w:left w:val="nil"/>
              <w:bottom w:val="nil"/>
              <w:right w:val="nil"/>
            </w:tcBorders>
            <w:shd w:val="clear" w:color="auto" w:fill="auto"/>
            <w:noWrap/>
            <w:tcMar>
              <w:top w:w="15" w:type="dxa"/>
              <w:left w:w="15" w:type="dxa"/>
              <w:right w:w="15" w:type="dxa"/>
            </w:tcMar>
            <w:vAlign w:val="center"/>
            <w:tcPrChange w:id="531" w:author="WuKong-315" w:date="2020-11-11T17:30:00Z">
              <w:tcPr>
                <w:tcW w:w="1459" w:type="dxa"/>
                <w:tcBorders>
                  <w:top w:val="single" w:color="000000" w:themeColor="text1" w:sz="12" w:space="0"/>
                  <w:left w:val="nil"/>
                  <w:bottom w:val="nil"/>
                  <w:right w:val="nil"/>
                </w:tcBorders>
                <w:shd w:val="clear" w:color="auto" w:fill="auto"/>
                <w:noWrap/>
                <w:tcMar>
                  <w:top w:w="15" w:type="dxa"/>
                  <w:left w:w="15" w:type="dxa"/>
                  <w:right w:w="15" w:type="dxa"/>
                </w:tcMar>
                <w:vAlign w:val="center"/>
              </w:tcPr>
            </w:tcPrChange>
          </w:tcPr>
          <w:p>
            <w:pPr>
              <w:spacing w:line="240" w:lineRule="auto"/>
              <w:jc w:val="center"/>
              <w:pPrChange w:id="532" w:author="WuKong-315" w:date="2020-11-11T17:30:00Z">
                <w:pPr>
                  <w:spacing w:line="276" w:lineRule="auto"/>
                  <w:jc w:val="center"/>
                </w:pPr>
              </w:pPrChange>
            </w:pPr>
            <w:r>
              <w:rPr>
                <w:rFonts w:hint="eastAsia"/>
              </w:rPr>
              <w:t>1.55344</w:t>
            </w:r>
          </w:p>
        </w:tc>
        <w:tc>
          <w:tcPr>
            <w:tcW w:w="1469" w:type="dxa"/>
            <w:tcBorders>
              <w:top w:val="single" w:color="000000" w:themeColor="text1" w:sz="12" w:space="0"/>
              <w:left w:val="nil"/>
              <w:bottom w:val="nil"/>
              <w:right w:val="nil"/>
            </w:tcBorders>
            <w:shd w:val="clear" w:color="auto" w:fill="auto"/>
            <w:noWrap/>
            <w:tcMar>
              <w:top w:w="15" w:type="dxa"/>
              <w:left w:w="15" w:type="dxa"/>
              <w:right w:w="15" w:type="dxa"/>
            </w:tcMar>
            <w:vAlign w:val="center"/>
            <w:tcPrChange w:id="533" w:author="WuKong-315" w:date="2020-11-11T17:30:00Z">
              <w:tcPr>
                <w:tcW w:w="1469" w:type="dxa"/>
                <w:tcBorders>
                  <w:top w:val="single" w:color="000000" w:themeColor="text1" w:sz="12" w:space="0"/>
                  <w:left w:val="nil"/>
                  <w:bottom w:val="nil"/>
                  <w:right w:val="nil"/>
                </w:tcBorders>
                <w:shd w:val="clear" w:color="auto" w:fill="auto"/>
                <w:noWrap/>
                <w:tcMar>
                  <w:top w:w="15" w:type="dxa"/>
                  <w:left w:w="15" w:type="dxa"/>
                  <w:right w:w="15" w:type="dxa"/>
                </w:tcMar>
                <w:vAlign w:val="center"/>
              </w:tcPr>
            </w:tcPrChange>
          </w:tcPr>
          <w:p>
            <w:pPr>
              <w:spacing w:line="240" w:lineRule="auto"/>
              <w:jc w:val="center"/>
              <w:pPrChange w:id="534" w:author="WuKong-315" w:date="2020-11-11T17:30:00Z">
                <w:pPr>
                  <w:spacing w:line="276" w:lineRule="auto"/>
                  <w:jc w:val="center"/>
                </w:pPr>
              </w:pPrChange>
            </w:pPr>
            <w:r>
              <w:rPr>
                <w:rFonts w:hint="eastAsia"/>
              </w:rPr>
              <w:t>-1.57269</w:t>
            </w:r>
          </w:p>
        </w:tc>
      </w:tr>
      <w:tr>
        <w:tblPrEx>
          <w:tblCellMar>
            <w:top w:w="0" w:type="dxa"/>
            <w:left w:w="0" w:type="dxa"/>
            <w:bottom w:w="0" w:type="dxa"/>
            <w:right w:w="0" w:type="dxa"/>
          </w:tblCellMar>
          <w:tblPrExChange w:id="535" w:author="WuKong-315" w:date="2020-11-11T17:30:00Z">
            <w:tblPrEx>
              <w:tblCellMar>
                <w:top w:w="0" w:type="dxa"/>
                <w:left w:w="0" w:type="dxa"/>
                <w:bottom w:w="0" w:type="dxa"/>
                <w:right w:w="0" w:type="dxa"/>
              </w:tblCellMar>
            </w:tblPrEx>
          </w:tblPrExChange>
        </w:tblPrEx>
        <w:trPr>
          <w:trHeight w:val="454" w:hRule="atLeast"/>
          <w:trPrChange w:id="535" w:author="WuKong-315" w:date="2020-11-11T17:30:00Z">
            <w:trPr>
              <w:trHeight w:val="454" w:hRule="atLeast"/>
            </w:trPr>
          </w:trPrChange>
        </w:trPr>
        <w:tc>
          <w:tcPr>
            <w:tcW w:w="2875" w:type="dxa"/>
            <w:tcBorders>
              <w:top w:val="nil"/>
              <w:left w:val="nil"/>
              <w:bottom w:val="nil"/>
              <w:right w:val="nil"/>
            </w:tcBorders>
            <w:shd w:val="clear" w:color="auto" w:fill="auto"/>
            <w:noWrap/>
            <w:tcMar>
              <w:top w:w="15" w:type="dxa"/>
              <w:left w:w="15" w:type="dxa"/>
              <w:right w:w="15" w:type="dxa"/>
            </w:tcMar>
            <w:vAlign w:val="center"/>
            <w:tcPrChange w:id="536" w:author="WuKong-315" w:date="2020-11-11T17:30:00Z">
              <w:tcPr>
                <w:tcW w:w="2875" w:type="dxa"/>
                <w:tcBorders>
                  <w:top w:val="nil"/>
                  <w:left w:val="nil"/>
                  <w:bottom w:val="nil"/>
                  <w:right w:val="nil"/>
                </w:tcBorders>
                <w:shd w:val="clear" w:color="auto" w:fill="auto"/>
                <w:noWrap/>
                <w:tcMar>
                  <w:top w:w="15" w:type="dxa"/>
                  <w:left w:w="15" w:type="dxa"/>
                  <w:right w:w="15" w:type="dxa"/>
                </w:tcMar>
                <w:vAlign w:val="center"/>
              </w:tcPr>
            </w:tcPrChange>
          </w:tcPr>
          <w:p>
            <w:pPr>
              <w:spacing w:line="240" w:lineRule="auto"/>
              <w:jc w:val="center"/>
              <w:pPrChange w:id="537" w:author="WuKong-315" w:date="2020-11-11T17:30:00Z">
                <w:pPr>
                  <w:spacing w:line="276" w:lineRule="auto"/>
                  <w:jc w:val="center"/>
                </w:pPr>
              </w:pPrChange>
            </w:pPr>
            <w:r>
              <w:rPr>
                <w:rFonts w:hint="eastAsia"/>
              </w:rPr>
              <w:t>ENSMUSG00000000303</w:t>
            </w:r>
          </w:p>
        </w:tc>
        <w:tc>
          <w:tcPr>
            <w:tcW w:w="1238" w:type="dxa"/>
            <w:tcBorders>
              <w:top w:val="nil"/>
              <w:left w:val="nil"/>
              <w:bottom w:val="nil"/>
              <w:right w:val="nil"/>
            </w:tcBorders>
            <w:shd w:val="clear" w:color="auto" w:fill="auto"/>
            <w:noWrap/>
            <w:tcMar>
              <w:top w:w="15" w:type="dxa"/>
              <w:left w:w="15" w:type="dxa"/>
              <w:right w:w="15" w:type="dxa"/>
            </w:tcMar>
            <w:vAlign w:val="center"/>
            <w:tcPrChange w:id="538" w:author="WuKong-315" w:date="2020-11-11T17:30:00Z">
              <w:tcPr>
                <w:tcW w:w="1238" w:type="dxa"/>
                <w:tcBorders>
                  <w:top w:val="nil"/>
                  <w:left w:val="nil"/>
                  <w:bottom w:val="nil"/>
                  <w:right w:val="nil"/>
                </w:tcBorders>
                <w:shd w:val="clear" w:color="auto" w:fill="auto"/>
                <w:noWrap/>
                <w:tcMar>
                  <w:top w:w="15" w:type="dxa"/>
                  <w:left w:w="15" w:type="dxa"/>
                  <w:right w:w="15" w:type="dxa"/>
                </w:tcMar>
                <w:vAlign w:val="center"/>
              </w:tcPr>
            </w:tcPrChange>
          </w:tcPr>
          <w:p>
            <w:pPr>
              <w:spacing w:line="240" w:lineRule="auto"/>
              <w:jc w:val="center"/>
              <w:pPrChange w:id="539" w:author="WuKong-315" w:date="2020-11-11T17:30:00Z">
                <w:pPr>
                  <w:spacing w:line="276" w:lineRule="auto"/>
                  <w:jc w:val="center"/>
                </w:pPr>
              </w:pPrChange>
            </w:pPr>
            <w:r>
              <w:rPr>
                <w:rFonts w:hint="eastAsia"/>
              </w:rPr>
              <w:t>Cdh1</w:t>
            </w:r>
          </w:p>
        </w:tc>
        <w:tc>
          <w:tcPr>
            <w:tcW w:w="1284" w:type="dxa"/>
            <w:tcBorders>
              <w:top w:val="nil"/>
              <w:left w:val="nil"/>
              <w:bottom w:val="nil"/>
              <w:right w:val="nil"/>
            </w:tcBorders>
            <w:shd w:val="clear" w:color="auto" w:fill="auto"/>
            <w:noWrap/>
            <w:tcMar>
              <w:top w:w="15" w:type="dxa"/>
              <w:left w:w="15" w:type="dxa"/>
              <w:right w:w="15" w:type="dxa"/>
            </w:tcMar>
            <w:vAlign w:val="center"/>
            <w:tcPrChange w:id="540" w:author="WuKong-315" w:date="2020-11-11T17:30:00Z">
              <w:tcPr>
                <w:tcW w:w="1284" w:type="dxa"/>
                <w:tcBorders>
                  <w:top w:val="nil"/>
                  <w:left w:val="nil"/>
                  <w:bottom w:val="nil"/>
                  <w:right w:val="nil"/>
                </w:tcBorders>
                <w:shd w:val="clear" w:color="auto" w:fill="auto"/>
                <w:noWrap/>
                <w:tcMar>
                  <w:top w:w="15" w:type="dxa"/>
                  <w:left w:w="15" w:type="dxa"/>
                  <w:right w:w="15" w:type="dxa"/>
                </w:tcMar>
                <w:vAlign w:val="center"/>
              </w:tcPr>
            </w:tcPrChange>
          </w:tcPr>
          <w:p>
            <w:pPr>
              <w:spacing w:line="240" w:lineRule="auto"/>
              <w:jc w:val="center"/>
              <w:pPrChange w:id="541" w:author="WuKong-315" w:date="2020-11-11T17:30:00Z">
                <w:pPr>
                  <w:spacing w:line="276" w:lineRule="auto"/>
                  <w:jc w:val="center"/>
                </w:pPr>
              </w:pPrChange>
            </w:pPr>
            <w:r>
              <w:rPr>
                <w:rFonts w:hint="eastAsia"/>
              </w:rPr>
              <w:t>9.62333</w:t>
            </w:r>
          </w:p>
        </w:tc>
        <w:tc>
          <w:tcPr>
            <w:tcW w:w="1459" w:type="dxa"/>
            <w:tcBorders>
              <w:top w:val="nil"/>
              <w:left w:val="nil"/>
              <w:bottom w:val="nil"/>
              <w:right w:val="nil"/>
            </w:tcBorders>
            <w:shd w:val="clear" w:color="auto" w:fill="auto"/>
            <w:noWrap/>
            <w:tcMar>
              <w:top w:w="15" w:type="dxa"/>
              <w:left w:w="15" w:type="dxa"/>
              <w:right w:w="15" w:type="dxa"/>
            </w:tcMar>
            <w:vAlign w:val="center"/>
            <w:tcPrChange w:id="542" w:author="WuKong-315" w:date="2020-11-11T17:30:00Z">
              <w:tcPr>
                <w:tcW w:w="1459" w:type="dxa"/>
                <w:tcBorders>
                  <w:top w:val="nil"/>
                  <w:left w:val="nil"/>
                  <w:bottom w:val="nil"/>
                  <w:right w:val="nil"/>
                </w:tcBorders>
                <w:shd w:val="clear" w:color="auto" w:fill="auto"/>
                <w:noWrap/>
                <w:tcMar>
                  <w:top w:w="15" w:type="dxa"/>
                  <w:left w:w="15" w:type="dxa"/>
                  <w:right w:w="15" w:type="dxa"/>
                </w:tcMar>
                <w:vAlign w:val="center"/>
              </w:tcPr>
            </w:tcPrChange>
          </w:tcPr>
          <w:p>
            <w:pPr>
              <w:spacing w:line="240" w:lineRule="auto"/>
              <w:jc w:val="center"/>
              <w:pPrChange w:id="543" w:author="WuKong-315" w:date="2020-11-11T17:30:00Z">
                <w:pPr>
                  <w:spacing w:line="276" w:lineRule="auto"/>
                  <w:jc w:val="center"/>
                </w:pPr>
              </w:pPrChange>
            </w:pPr>
            <w:r>
              <w:rPr>
                <w:rFonts w:hint="eastAsia"/>
              </w:rPr>
              <w:t>4.56747</w:t>
            </w:r>
          </w:p>
        </w:tc>
        <w:tc>
          <w:tcPr>
            <w:tcW w:w="1469" w:type="dxa"/>
            <w:tcBorders>
              <w:top w:val="nil"/>
              <w:left w:val="nil"/>
              <w:bottom w:val="nil"/>
              <w:right w:val="nil"/>
            </w:tcBorders>
            <w:shd w:val="clear" w:color="auto" w:fill="auto"/>
            <w:noWrap/>
            <w:tcMar>
              <w:top w:w="15" w:type="dxa"/>
              <w:left w:w="15" w:type="dxa"/>
              <w:right w:w="15" w:type="dxa"/>
            </w:tcMar>
            <w:vAlign w:val="center"/>
            <w:tcPrChange w:id="544" w:author="WuKong-315" w:date="2020-11-11T17:30:00Z">
              <w:tcPr>
                <w:tcW w:w="1469" w:type="dxa"/>
                <w:tcBorders>
                  <w:top w:val="nil"/>
                  <w:left w:val="nil"/>
                  <w:bottom w:val="nil"/>
                  <w:right w:val="nil"/>
                </w:tcBorders>
                <w:shd w:val="clear" w:color="auto" w:fill="auto"/>
                <w:noWrap/>
                <w:tcMar>
                  <w:top w:w="15" w:type="dxa"/>
                  <w:left w:w="15" w:type="dxa"/>
                  <w:right w:w="15" w:type="dxa"/>
                </w:tcMar>
                <w:vAlign w:val="center"/>
              </w:tcPr>
            </w:tcPrChange>
          </w:tcPr>
          <w:p>
            <w:pPr>
              <w:spacing w:line="240" w:lineRule="auto"/>
              <w:jc w:val="center"/>
              <w:pPrChange w:id="545" w:author="WuKong-315" w:date="2020-11-11T17:30:00Z">
                <w:pPr>
                  <w:spacing w:line="276" w:lineRule="auto"/>
                  <w:jc w:val="center"/>
                </w:pPr>
              </w:pPrChange>
            </w:pPr>
            <w:r>
              <w:rPr>
                <w:rFonts w:hint="eastAsia"/>
              </w:rPr>
              <w:t>-1.07514</w:t>
            </w:r>
          </w:p>
        </w:tc>
      </w:tr>
      <w:tr>
        <w:tblPrEx>
          <w:tblCellMar>
            <w:top w:w="0" w:type="dxa"/>
            <w:left w:w="0" w:type="dxa"/>
            <w:bottom w:w="0" w:type="dxa"/>
            <w:right w:w="0" w:type="dxa"/>
          </w:tblCellMar>
          <w:tblPrExChange w:id="546" w:author="WuKong-315" w:date="2020-11-11T17:30:00Z">
            <w:tblPrEx>
              <w:tblCellMar>
                <w:top w:w="0" w:type="dxa"/>
                <w:left w:w="0" w:type="dxa"/>
                <w:bottom w:w="0" w:type="dxa"/>
                <w:right w:w="0" w:type="dxa"/>
              </w:tblCellMar>
            </w:tblPrEx>
          </w:tblPrExChange>
        </w:tblPrEx>
        <w:trPr>
          <w:trHeight w:val="454" w:hRule="atLeast"/>
          <w:trPrChange w:id="546" w:author="WuKong-315" w:date="2020-11-11T17:30:00Z">
            <w:trPr>
              <w:trHeight w:val="454" w:hRule="atLeast"/>
            </w:trPr>
          </w:trPrChange>
        </w:trPr>
        <w:tc>
          <w:tcPr>
            <w:tcW w:w="2875" w:type="dxa"/>
            <w:tcBorders>
              <w:top w:val="nil"/>
              <w:left w:val="nil"/>
              <w:bottom w:val="nil"/>
              <w:right w:val="nil"/>
            </w:tcBorders>
            <w:shd w:val="clear" w:color="auto" w:fill="auto"/>
            <w:noWrap/>
            <w:tcMar>
              <w:top w:w="15" w:type="dxa"/>
              <w:left w:w="15" w:type="dxa"/>
              <w:right w:w="15" w:type="dxa"/>
            </w:tcMar>
            <w:vAlign w:val="center"/>
            <w:tcPrChange w:id="547" w:author="WuKong-315" w:date="2020-11-11T17:30:00Z">
              <w:tcPr>
                <w:tcW w:w="2875" w:type="dxa"/>
                <w:tcBorders>
                  <w:top w:val="nil"/>
                  <w:left w:val="nil"/>
                  <w:bottom w:val="nil"/>
                  <w:right w:val="nil"/>
                </w:tcBorders>
                <w:shd w:val="clear" w:color="auto" w:fill="auto"/>
                <w:noWrap/>
                <w:tcMar>
                  <w:top w:w="15" w:type="dxa"/>
                  <w:left w:w="15" w:type="dxa"/>
                  <w:right w:w="15" w:type="dxa"/>
                </w:tcMar>
                <w:vAlign w:val="center"/>
              </w:tcPr>
            </w:tcPrChange>
          </w:tcPr>
          <w:p>
            <w:pPr>
              <w:spacing w:line="240" w:lineRule="auto"/>
              <w:jc w:val="center"/>
              <w:pPrChange w:id="548" w:author="WuKong-315" w:date="2020-11-11T17:30:00Z">
                <w:pPr>
                  <w:spacing w:line="276" w:lineRule="auto"/>
                  <w:jc w:val="center"/>
                </w:pPr>
              </w:pPrChange>
            </w:pPr>
            <w:r>
              <w:rPr>
                <w:rFonts w:hint="eastAsia"/>
              </w:rPr>
              <w:t>ENSMUSG00000001403</w:t>
            </w:r>
          </w:p>
        </w:tc>
        <w:tc>
          <w:tcPr>
            <w:tcW w:w="1238" w:type="dxa"/>
            <w:tcBorders>
              <w:top w:val="nil"/>
              <w:left w:val="nil"/>
              <w:bottom w:val="nil"/>
              <w:right w:val="nil"/>
            </w:tcBorders>
            <w:shd w:val="clear" w:color="auto" w:fill="auto"/>
            <w:noWrap/>
            <w:tcMar>
              <w:top w:w="15" w:type="dxa"/>
              <w:left w:w="15" w:type="dxa"/>
              <w:right w:w="15" w:type="dxa"/>
            </w:tcMar>
            <w:vAlign w:val="center"/>
            <w:tcPrChange w:id="549" w:author="WuKong-315" w:date="2020-11-11T17:30:00Z">
              <w:tcPr>
                <w:tcW w:w="1238" w:type="dxa"/>
                <w:tcBorders>
                  <w:top w:val="nil"/>
                  <w:left w:val="nil"/>
                  <w:bottom w:val="nil"/>
                  <w:right w:val="nil"/>
                </w:tcBorders>
                <w:shd w:val="clear" w:color="auto" w:fill="auto"/>
                <w:noWrap/>
                <w:tcMar>
                  <w:top w:w="15" w:type="dxa"/>
                  <w:left w:w="15" w:type="dxa"/>
                  <w:right w:w="15" w:type="dxa"/>
                </w:tcMar>
                <w:vAlign w:val="center"/>
              </w:tcPr>
            </w:tcPrChange>
          </w:tcPr>
          <w:p>
            <w:pPr>
              <w:spacing w:line="240" w:lineRule="auto"/>
              <w:jc w:val="center"/>
              <w:pPrChange w:id="550" w:author="WuKong-315" w:date="2020-11-11T17:30:00Z">
                <w:pPr>
                  <w:spacing w:line="276" w:lineRule="auto"/>
                  <w:jc w:val="center"/>
                </w:pPr>
              </w:pPrChange>
            </w:pPr>
            <w:r>
              <w:rPr>
                <w:rFonts w:hint="eastAsia"/>
              </w:rPr>
              <w:t>Ube2c</w:t>
            </w:r>
          </w:p>
        </w:tc>
        <w:tc>
          <w:tcPr>
            <w:tcW w:w="1284" w:type="dxa"/>
            <w:tcBorders>
              <w:top w:val="nil"/>
              <w:left w:val="nil"/>
              <w:bottom w:val="nil"/>
              <w:right w:val="nil"/>
            </w:tcBorders>
            <w:shd w:val="clear" w:color="auto" w:fill="auto"/>
            <w:noWrap/>
            <w:tcMar>
              <w:top w:w="15" w:type="dxa"/>
              <w:left w:w="15" w:type="dxa"/>
              <w:right w:w="15" w:type="dxa"/>
            </w:tcMar>
            <w:vAlign w:val="center"/>
            <w:tcPrChange w:id="551" w:author="WuKong-315" w:date="2020-11-11T17:30:00Z">
              <w:tcPr>
                <w:tcW w:w="1284" w:type="dxa"/>
                <w:tcBorders>
                  <w:top w:val="nil"/>
                  <w:left w:val="nil"/>
                  <w:bottom w:val="nil"/>
                  <w:right w:val="nil"/>
                </w:tcBorders>
                <w:shd w:val="clear" w:color="auto" w:fill="auto"/>
                <w:noWrap/>
                <w:tcMar>
                  <w:top w:w="15" w:type="dxa"/>
                  <w:left w:w="15" w:type="dxa"/>
                  <w:right w:w="15" w:type="dxa"/>
                </w:tcMar>
                <w:vAlign w:val="center"/>
              </w:tcPr>
            </w:tcPrChange>
          </w:tcPr>
          <w:p>
            <w:pPr>
              <w:spacing w:line="240" w:lineRule="auto"/>
              <w:jc w:val="center"/>
              <w:pPrChange w:id="552" w:author="WuKong-315" w:date="2020-11-11T17:30:00Z">
                <w:pPr>
                  <w:spacing w:line="276" w:lineRule="auto"/>
                  <w:jc w:val="center"/>
                </w:pPr>
              </w:pPrChange>
            </w:pPr>
            <w:r>
              <w:rPr>
                <w:rFonts w:hint="eastAsia"/>
              </w:rPr>
              <w:t>2.50404</w:t>
            </w:r>
          </w:p>
        </w:tc>
        <w:tc>
          <w:tcPr>
            <w:tcW w:w="1459" w:type="dxa"/>
            <w:tcBorders>
              <w:top w:val="nil"/>
              <w:left w:val="nil"/>
              <w:bottom w:val="nil"/>
              <w:right w:val="nil"/>
            </w:tcBorders>
            <w:shd w:val="clear" w:color="auto" w:fill="auto"/>
            <w:noWrap/>
            <w:tcMar>
              <w:top w:w="15" w:type="dxa"/>
              <w:left w:w="15" w:type="dxa"/>
              <w:right w:w="15" w:type="dxa"/>
            </w:tcMar>
            <w:vAlign w:val="center"/>
            <w:tcPrChange w:id="553" w:author="WuKong-315" w:date="2020-11-11T17:30:00Z">
              <w:tcPr>
                <w:tcW w:w="1459" w:type="dxa"/>
                <w:tcBorders>
                  <w:top w:val="nil"/>
                  <w:left w:val="nil"/>
                  <w:bottom w:val="nil"/>
                  <w:right w:val="nil"/>
                </w:tcBorders>
                <w:shd w:val="clear" w:color="auto" w:fill="auto"/>
                <w:noWrap/>
                <w:tcMar>
                  <w:top w:w="15" w:type="dxa"/>
                  <w:left w:w="15" w:type="dxa"/>
                  <w:right w:w="15" w:type="dxa"/>
                </w:tcMar>
                <w:vAlign w:val="center"/>
              </w:tcPr>
            </w:tcPrChange>
          </w:tcPr>
          <w:p>
            <w:pPr>
              <w:spacing w:line="240" w:lineRule="auto"/>
              <w:jc w:val="center"/>
              <w:pPrChange w:id="554" w:author="WuKong-315" w:date="2020-11-11T17:30:00Z">
                <w:pPr>
                  <w:spacing w:line="276" w:lineRule="auto"/>
                  <w:jc w:val="center"/>
                </w:pPr>
              </w:pPrChange>
            </w:pPr>
            <w:r>
              <w:rPr>
                <w:rFonts w:hint="eastAsia"/>
              </w:rPr>
              <w:t>0.859792</w:t>
            </w:r>
          </w:p>
        </w:tc>
        <w:tc>
          <w:tcPr>
            <w:tcW w:w="1469" w:type="dxa"/>
            <w:tcBorders>
              <w:top w:val="nil"/>
              <w:left w:val="nil"/>
              <w:bottom w:val="nil"/>
              <w:right w:val="nil"/>
            </w:tcBorders>
            <w:shd w:val="clear" w:color="auto" w:fill="auto"/>
            <w:noWrap/>
            <w:tcMar>
              <w:top w:w="15" w:type="dxa"/>
              <w:left w:w="15" w:type="dxa"/>
              <w:right w:w="15" w:type="dxa"/>
            </w:tcMar>
            <w:vAlign w:val="center"/>
            <w:tcPrChange w:id="555" w:author="WuKong-315" w:date="2020-11-11T17:30:00Z">
              <w:tcPr>
                <w:tcW w:w="1469" w:type="dxa"/>
                <w:tcBorders>
                  <w:top w:val="nil"/>
                  <w:left w:val="nil"/>
                  <w:bottom w:val="nil"/>
                  <w:right w:val="nil"/>
                </w:tcBorders>
                <w:shd w:val="clear" w:color="auto" w:fill="auto"/>
                <w:noWrap/>
                <w:tcMar>
                  <w:top w:w="15" w:type="dxa"/>
                  <w:left w:w="15" w:type="dxa"/>
                  <w:right w:w="15" w:type="dxa"/>
                </w:tcMar>
                <w:vAlign w:val="center"/>
              </w:tcPr>
            </w:tcPrChange>
          </w:tcPr>
          <w:p>
            <w:pPr>
              <w:spacing w:line="240" w:lineRule="auto"/>
              <w:jc w:val="center"/>
              <w:pPrChange w:id="556" w:author="WuKong-315" w:date="2020-11-11T17:30:00Z">
                <w:pPr>
                  <w:spacing w:line="276" w:lineRule="auto"/>
                  <w:jc w:val="center"/>
                </w:pPr>
              </w:pPrChange>
            </w:pPr>
            <w:r>
              <w:rPr>
                <w:rFonts w:hint="eastAsia"/>
              </w:rPr>
              <w:t>-1.5422</w:t>
            </w:r>
          </w:p>
        </w:tc>
      </w:tr>
      <w:tr>
        <w:tblPrEx>
          <w:tblCellMar>
            <w:top w:w="0" w:type="dxa"/>
            <w:left w:w="0" w:type="dxa"/>
            <w:bottom w:w="0" w:type="dxa"/>
            <w:right w:w="0" w:type="dxa"/>
          </w:tblCellMar>
          <w:tblPrExChange w:id="557" w:author="WuKong-315" w:date="2020-11-11T17:30:00Z">
            <w:tblPrEx>
              <w:tblCellMar>
                <w:top w:w="0" w:type="dxa"/>
                <w:left w:w="0" w:type="dxa"/>
                <w:bottom w:w="0" w:type="dxa"/>
                <w:right w:w="0" w:type="dxa"/>
              </w:tblCellMar>
            </w:tblPrEx>
          </w:tblPrExChange>
        </w:tblPrEx>
        <w:trPr>
          <w:trHeight w:val="454" w:hRule="atLeast"/>
          <w:trPrChange w:id="557" w:author="WuKong-315" w:date="2020-11-11T17:30:00Z">
            <w:trPr>
              <w:trHeight w:val="454" w:hRule="atLeast"/>
            </w:trPr>
          </w:trPrChange>
        </w:trPr>
        <w:tc>
          <w:tcPr>
            <w:tcW w:w="2875" w:type="dxa"/>
            <w:tcBorders>
              <w:top w:val="nil"/>
              <w:left w:val="nil"/>
              <w:bottom w:val="nil"/>
              <w:right w:val="nil"/>
            </w:tcBorders>
            <w:shd w:val="clear" w:color="auto" w:fill="auto"/>
            <w:noWrap/>
            <w:tcMar>
              <w:top w:w="15" w:type="dxa"/>
              <w:left w:w="15" w:type="dxa"/>
              <w:right w:w="15" w:type="dxa"/>
            </w:tcMar>
            <w:vAlign w:val="center"/>
            <w:tcPrChange w:id="558" w:author="WuKong-315" w:date="2020-11-11T17:30:00Z">
              <w:tcPr>
                <w:tcW w:w="2875" w:type="dxa"/>
                <w:tcBorders>
                  <w:top w:val="nil"/>
                  <w:left w:val="nil"/>
                  <w:bottom w:val="nil"/>
                  <w:right w:val="nil"/>
                </w:tcBorders>
                <w:shd w:val="clear" w:color="auto" w:fill="auto"/>
                <w:noWrap/>
                <w:tcMar>
                  <w:top w:w="15" w:type="dxa"/>
                  <w:left w:w="15" w:type="dxa"/>
                  <w:right w:w="15" w:type="dxa"/>
                </w:tcMar>
                <w:vAlign w:val="center"/>
              </w:tcPr>
            </w:tcPrChange>
          </w:tcPr>
          <w:p>
            <w:pPr>
              <w:spacing w:line="240" w:lineRule="auto"/>
              <w:jc w:val="center"/>
              <w:pPrChange w:id="559" w:author="WuKong-315" w:date="2020-11-11T17:30:00Z">
                <w:pPr>
                  <w:spacing w:line="276" w:lineRule="auto"/>
                  <w:jc w:val="center"/>
                </w:pPr>
              </w:pPrChange>
            </w:pPr>
            <w:r>
              <w:rPr>
                <w:rFonts w:hint="eastAsia"/>
              </w:rPr>
              <w:t>ENSMUSG00000001506</w:t>
            </w:r>
          </w:p>
        </w:tc>
        <w:tc>
          <w:tcPr>
            <w:tcW w:w="1238" w:type="dxa"/>
            <w:tcBorders>
              <w:top w:val="nil"/>
              <w:left w:val="nil"/>
              <w:bottom w:val="nil"/>
              <w:right w:val="nil"/>
            </w:tcBorders>
            <w:shd w:val="clear" w:color="auto" w:fill="auto"/>
            <w:noWrap/>
            <w:tcMar>
              <w:top w:w="15" w:type="dxa"/>
              <w:left w:w="15" w:type="dxa"/>
              <w:right w:w="15" w:type="dxa"/>
            </w:tcMar>
            <w:vAlign w:val="center"/>
            <w:tcPrChange w:id="560" w:author="WuKong-315" w:date="2020-11-11T17:30:00Z">
              <w:tcPr>
                <w:tcW w:w="1238" w:type="dxa"/>
                <w:tcBorders>
                  <w:top w:val="nil"/>
                  <w:left w:val="nil"/>
                  <w:bottom w:val="nil"/>
                  <w:right w:val="nil"/>
                </w:tcBorders>
                <w:shd w:val="clear" w:color="auto" w:fill="auto"/>
                <w:noWrap/>
                <w:tcMar>
                  <w:top w:w="15" w:type="dxa"/>
                  <w:left w:w="15" w:type="dxa"/>
                  <w:right w:w="15" w:type="dxa"/>
                </w:tcMar>
                <w:vAlign w:val="center"/>
              </w:tcPr>
            </w:tcPrChange>
          </w:tcPr>
          <w:p>
            <w:pPr>
              <w:spacing w:line="240" w:lineRule="auto"/>
              <w:jc w:val="center"/>
              <w:pPrChange w:id="561" w:author="WuKong-315" w:date="2020-11-11T17:30:00Z">
                <w:pPr>
                  <w:spacing w:line="276" w:lineRule="auto"/>
                  <w:jc w:val="center"/>
                </w:pPr>
              </w:pPrChange>
            </w:pPr>
            <w:r>
              <w:rPr>
                <w:rFonts w:hint="eastAsia"/>
              </w:rPr>
              <w:t>Col1a1</w:t>
            </w:r>
          </w:p>
        </w:tc>
        <w:tc>
          <w:tcPr>
            <w:tcW w:w="1284" w:type="dxa"/>
            <w:tcBorders>
              <w:top w:val="nil"/>
              <w:left w:val="nil"/>
              <w:bottom w:val="nil"/>
              <w:right w:val="nil"/>
            </w:tcBorders>
            <w:shd w:val="clear" w:color="auto" w:fill="auto"/>
            <w:noWrap/>
            <w:tcMar>
              <w:top w:w="15" w:type="dxa"/>
              <w:left w:w="15" w:type="dxa"/>
              <w:right w:w="15" w:type="dxa"/>
            </w:tcMar>
            <w:vAlign w:val="center"/>
            <w:tcPrChange w:id="562" w:author="WuKong-315" w:date="2020-11-11T17:30:00Z">
              <w:tcPr>
                <w:tcW w:w="1284" w:type="dxa"/>
                <w:tcBorders>
                  <w:top w:val="nil"/>
                  <w:left w:val="nil"/>
                  <w:bottom w:val="nil"/>
                  <w:right w:val="nil"/>
                </w:tcBorders>
                <w:shd w:val="clear" w:color="auto" w:fill="auto"/>
                <w:noWrap/>
                <w:tcMar>
                  <w:top w:w="15" w:type="dxa"/>
                  <w:left w:w="15" w:type="dxa"/>
                  <w:right w:w="15" w:type="dxa"/>
                </w:tcMar>
                <w:vAlign w:val="center"/>
              </w:tcPr>
            </w:tcPrChange>
          </w:tcPr>
          <w:p>
            <w:pPr>
              <w:spacing w:line="240" w:lineRule="auto"/>
              <w:jc w:val="center"/>
              <w:pPrChange w:id="563" w:author="WuKong-315" w:date="2020-11-11T17:30:00Z">
                <w:pPr>
                  <w:spacing w:line="276" w:lineRule="auto"/>
                  <w:jc w:val="center"/>
                </w:pPr>
              </w:pPrChange>
            </w:pPr>
            <w:r>
              <w:rPr>
                <w:rFonts w:hint="eastAsia"/>
              </w:rPr>
              <w:t>4.49423</w:t>
            </w:r>
          </w:p>
        </w:tc>
        <w:tc>
          <w:tcPr>
            <w:tcW w:w="1459" w:type="dxa"/>
            <w:tcBorders>
              <w:top w:val="nil"/>
              <w:left w:val="nil"/>
              <w:bottom w:val="nil"/>
              <w:right w:val="nil"/>
            </w:tcBorders>
            <w:shd w:val="clear" w:color="auto" w:fill="auto"/>
            <w:noWrap/>
            <w:tcMar>
              <w:top w:w="15" w:type="dxa"/>
              <w:left w:w="15" w:type="dxa"/>
              <w:right w:w="15" w:type="dxa"/>
            </w:tcMar>
            <w:vAlign w:val="center"/>
            <w:tcPrChange w:id="564" w:author="WuKong-315" w:date="2020-11-11T17:30:00Z">
              <w:tcPr>
                <w:tcW w:w="1459" w:type="dxa"/>
                <w:tcBorders>
                  <w:top w:val="nil"/>
                  <w:left w:val="nil"/>
                  <w:bottom w:val="nil"/>
                  <w:right w:val="nil"/>
                </w:tcBorders>
                <w:shd w:val="clear" w:color="auto" w:fill="auto"/>
                <w:noWrap/>
                <w:tcMar>
                  <w:top w:w="15" w:type="dxa"/>
                  <w:left w:w="15" w:type="dxa"/>
                  <w:right w:w="15" w:type="dxa"/>
                </w:tcMar>
                <w:vAlign w:val="center"/>
              </w:tcPr>
            </w:tcPrChange>
          </w:tcPr>
          <w:p>
            <w:pPr>
              <w:spacing w:line="240" w:lineRule="auto"/>
              <w:jc w:val="center"/>
              <w:pPrChange w:id="565" w:author="WuKong-315" w:date="2020-11-11T17:30:00Z">
                <w:pPr>
                  <w:spacing w:line="276" w:lineRule="auto"/>
                  <w:jc w:val="center"/>
                </w:pPr>
              </w:pPrChange>
            </w:pPr>
            <w:r>
              <w:rPr>
                <w:rFonts w:hint="eastAsia"/>
              </w:rPr>
              <w:t>1.0541</w:t>
            </w:r>
          </w:p>
        </w:tc>
        <w:tc>
          <w:tcPr>
            <w:tcW w:w="1469" w:type="dxa"/>
            <w:tcBorders>
              <w:top w:val="nil"/>
              <w:left w:val="nil"/>
              <w:bottom w:val="nil"/>
              <w:right w:val="nil"/>
            </w:tcBorders>
            <w:shd w:val="clear" w:color="auto" w:fill="auto"/>
            <w:noWrap/>
            <w:tcMar>
              <w:top w:w="15" w:type="dxa"/>
              <w:left w:w="15" w:type="dxa"/>
              <w:right w:w="15" w:type="dxa"/>
            </w:tcMar>
            <w:vAlign w:val="center"/>
            <w:tcPrChange w:id="566" w:author="WuKong-315" w:date="2020-11-11T17:30:00Z">
              <w:tcPr>
                <w:tcW w:w="1469" w:type="dxa"/>
                <w:tcBorders>
                  <w:top w:val="nil"/>
                  <w:left w:val="nil"/>
                  <w:bottom w:val="nil"/>
                  <w:right w:val="nil"/>
                </w:tcBorders>
                <w:shd w:val="clear" w:color="auto" w:fill="auto"/>
                <w:noWrap/>
                <w:tcMar>
                  <w:top w:w="15" w:type="dxa"/>
                  <w:left w:w="15" w:type="dxa"/>
                  <w:right w:w="15" w:type="dxa"/>
                </w:tcMar>
                <w:vAlign w:val="center"/>
              </w:tcPr>
            </w:tcPrChange>
          </w:tcPr>
          <w:p>
            <w:pPr>
              <w:spacing w:line="240" w:lineRule="auto"/>
              <w:jc w:val="center"/>
              <w:pPrChange w:id="567" w:author="WuKong-315" w:date="2020-11-11T17:30:00Z">
                <w:pPr>
                  <w:spacing w:line="276" w:lineRule="auto"/>
                  <w:jc w:val="center"/>
                </w:pPr>
              </w:pPrChange>
            </w:pPr>
            <w:r>
              <w:rPr>
                <w:rFonts w:hint="eastAsia"/>
              </w:rPr>
              <w:t>-2.09206</w:t>
            </w:r>
          </w:p>
        </w:tc>
      </w:tr>
      <w:tr>
        <w:tblPrEx>
          <w:tblCellMar>
            <w:top w:w="0" w:type="dxa"/>
            <w:left w:w="0" w:type="dxa"/>
            <w:bottom w:w="0" w:type="dxa"/>
            <w:right w:w="0" w:type="dxa"/>
          </w:tblCellMar>
          <w:tblPrExChange w:id="568" w:author="WuKong-315" w:date="2020-11-11T17:30:00Z">
            <w:tblPrEx>
              <w:tblCellMar>
                <w:top w:w="0" w:type="dxa"/>
                <w:left w:w="0" w:type="dxa"/>
                <w:bottom w:w="0" w:type="dxa"/>
                <w:right w:w="0" w:type="dxa"/>
              </w:tblCellMar>
            </w:tblPrEx>
          </w:tblPrExChange>
        </w:tblPrEx>
        <w:trPr>
          <w:trHeight w:val="454" w:hRule="atLeast"/>
          <w:trPrChange w:id="568" w:author="WuKong-315" w:date="2020-11-11T17:30:00Z">
            <w:trPr>
              <w:trHeight w:val="454" w:hRule="atLeast"/>
            </w:trPr>
          </w:trPrChange>
        </w:trPr>
        <w:tc>
          <w:tcPr>
            <w:tcW w:w="2875" w:type="dxa"/>
            <w:tcBorders>
              <w:top w:val="nil"/>
              <w:left w:val="nil"/>
              <w:bottom w:val="nil"/>
              <w:right w:val="nil"/>
            </w:tcBorders>
            <w:shd w:val="clear" w:color="auto" w:fill="auto"/>
            <w:noWrap/>
            <w:tcMar>
              <w:top w:w="15" w:type="dxa"/>
              <w:left w:w="15" w:type="dxa"/>
              <w:right w:w="15" w:type="dxa"/>
            </w:tcMar>
            <w:vAlign w:val="center"/>
            <w:tcPrChange w:id="569" w:author="WuKong-315" w:date="2020-11-11T17:30:00Z">
              <w:tcPr>
                <w:tcW w:w="2875" w:type="dxa"/>
                <w:tcBorders>
                  <w:top w:val="nil"/>
                  <w:left w:val="nil"/>
                  <w:bottom w:val="nil"/>
                  <w:right w:val="nil"/>
                </w:tcBorders>
                <w:shd w:val="clear" w:color="auto" w:fill="auto"/>
                <w:noWrap/>
                <w:tcMar>
                  <w:top w:w="15" w:type="dxa"/>
                  <w:left w:w="15" w:type="dxa"/>
                  <w:right w:w="15" w:type="dxa"/>
                </w:tcMar>
                <w:vAlign w:val="center"/>
              </w:tcPr>
            </w:tcPrChange>
          </w:tcPr>
          <w:p>
            <w:pPr>
              <w:spacing w:line="240" w:lineRule="auto"/>
              <w:jc w:val="center"/>
              <w:pPrChange w:id="570" w:author="WuKong-315" w:date="2020-11-11T17:30:00Z">
                <w:pPr>
                  <w:spacing w:line="276" w:lineRule="auto"/>
                  <w:jc w:val="center"/>
                </w:pPr>
              </w:pPrChange>
            </w:pPr>
            <w:r>
              <w:rPr>
                <w:rFonts w:hint="eastAsia"/>
              </w:rPr>
              <w:t>ENSMUSG00000002076</w:t>
            </w:r>
          </w:p>
        </w:tc>
        <w:tc>
          <w:tcPr>
            <w:tcW w:w="1238" w:type="dxa"/>
            <w:tcBorders>
              <w:top w:val="nil"/>
              <w:left w:val="nil"/>
              <w:bottom w:val="nil"/>
              <w:right w:val="nil"/>
            </w:tcBorders>
            <w:shd w:val="clear" w:color="auto" w:fill="auto"/>
            <w:noWrap/>
            <w:tcMar>
              <w:top w:w="15" w:type="dxa"/>
              <w:left w:w="15" w:type="dxa"/>
              <w:right w:w="15" w:type="dxa"/>
            </w:tcMar>
            <w:vAlign w:val="center"/>
            <w:tcPrChange w:id="571" w:author="WuKong-315" w:date="2020-11-11T17:30:00Z">
              <w:tcPr>
                <w:tcW w:w="1238" w:type="dxa"/>
                <w:tcBorders>
                  <w:top w:val="nil"/>
                  <w:left w:val="nil"/>
                  <w:bottom w:val="nil"/>
                  <w:right w:val="nil"/>
                </w:tcBorders>
                <w:shd w:val="clear" w:color="auto" w:fill="auto"/>
                <w:noWrap/>
                <w:tcMar>
                  <w:top w:w="15" w:type="dxa"/>
                  <w:left w:w="15" w:type="dxa"/>
                  <w:right w:w="15" w:type="dxa"/>
                </w:tcMar>
                <w:vAlign w:val="center"/>
              </w:tcPr>
            </w:tcPrChange>
          </w:tcPr>
          <w:p>
            <w:pPr>
              <w:spacing w:line="240" w:lineRule="auto"/>
              <w:jc w:val="center"/>
              <w:pPrChange w:id="572" w:author="WuKong-315" w:date="2020-11-11T17:30:00Z">
                <w:pPr>
                  <w:spacing w:line="276" w:lineRule="auto"/>
                  <w:jc w:val="center"/>
                </w:pPr>
              </w:pPrChange>
            </w:pPr>
            <w:r>
              <w:rPr>
                <w:rFonts w:hint="eastAsia"/>
              </w:rPr>
              <w:t>Hsf2bp</w:t>
            </w:r>
          </w:p>
        </w:tc>
        <w:tc>
          <w:tcPr>
            <w:tcW w:w="1284" w:type="dxa"/>
            <w:tcBorders>
              <w:top w:val="nil"/>
              <w:left w:val="nil"/>
              <w:bottom w:val="nil"/>
              <w:right w:val="nil"/>
            </w:tcBorders>
            <w:shd w:val="clear" w:color="auto" w:fill="auto"/>
            <w:noWrap/>
            <w:tcMar>
              <w:top w:w="15" w:type="dxa"/>
              <w:left w:w="15" w:type="dxa"/>
              <w:right w:w="15" w:type="dxa"/>
            </w:tcMar>
            <w:vAlign w:val="center"/>
            <w:tcPrChange w:id="573" w:author="WuKong-315" w:date="2020-11-11T17:30:00Z">
              <w:tcPr>
                <w:tcW w:w="1284" w:type="dxa"/>
                <w:tcBorders>
                  <w:top w:val="nil"/>
                  <w:left w:val="nil"/>
                  <w:bottom w:val="nil"/>
                  <w:right w:val="nil"/>
                </w:tcBorders>
                <w:shd w:val="clear" w:color="auto" w:fill="auto"/>
                <w:noWrap/>
                <w:tcMar>
                  <w:top w:w="15" w:type="dxa"/>
                  <w:left w:w="15" w:type="dxa"/>
                  <w:right w:w="15" w:type="dxa"/>
                </w:tcMar>
                <w:vAlign w:val="center"/>
              </w:tcPr>
            </w:tcPrChange>
          </w:tcPr>
          <w:p>
            <w:pPr>
              <w:spacing w:line="240" w:lineRule="auto"/>
              <w:jc w:val="center"/>
              <w:pPrChange w:id="574" w:author="WuKong-315" w:date="2020-11-11T17:30:00Z">
                <w:pPr>
                  <w:spacing w:line="276" w:lineRule="auto"/>
                  <w:jc w:val="center"/>
                </w:pPr>
              </w:pPrChange>
            </w:pPr>
            <w:r>
              <w:rPr>
                <w:rFonts w:hint="eastAsia"/>
              </w:rPr>
              <w:t>1.44904</w:t>
            </w:r>
          </w:p>
        </w:tc>
        <w:tc>
          <w:tcPr>
            <w:tcW w:w="1459" w:type="dxa"/>
            <w:tcBorders>
              <w:top w:val="nil"/>
              <w:left w:val="nil"/>
              <w:bottom w:val="nil"/>
              <w:right w:val="nil"/>
            </w:tcBorders>
            <w:shd w:val="clear" w:color="auto" w:fill="auto"/>
            <w:noWrap/>
            <w:tcMar>
              <w:top w:w="15" w:type="dxa"/>
              <w:left w:w="15" w:type="dxa"/>
              <w:right w:w="15" w:type="dxa"/>
            </w:tcMar>
            <w:vAlign w:val="center"/>
            <w:tcPrChange w:id="575" w:author="WuKong-315" w:date="2020-11-11T17:30:00Z">
              <w:tcPr>
                <w:tcW w:w="1459" w:type="dxa"/>
                <w:tcBorders>
                  <w:top w:val="nil"/>
                  <w:left w:val="nil"/>
                  <w:bottom w:val="nil"/>
                  <w:right w:val="nil"/>
                </w:tcBorders>
                <w:shd w:val="clear" w:color="auto" w:fill="auto"/>
                <w:noWrap/>
                <w:tcMar>
                  <w:top w:w="15" w:type="dxa"/>
                  <w:left w:w="15" w:type="dxa"/>
                  <w:right w:w="15" w:type="dxa"/>
                </w:tcMar>
                <w:vAlign w:val="center"/>
              </w:tcPr>
            </w:tcPrChange>
          </w:tcPr>
          <w:p>
            <w:pPr>
              <w:spacing w:line="240" w:lineRule="auto"/>
              <w:jc w:val="center"/>
              <w:pPrChange w:id="576" w:author="WuKong-315" w:date="2020-11-11T17:30:00Z">
                <w:pPr>
                  <w:spacing w:line="276" w:lineRule="auto"/>
                  <w:jc w:val="center"/>
                </w:pPr>
              </w:pPrChange>
            </w:pPr>
            <w:r>
              <w:rPr>
                <w:rFonts w:hint="eastAsia"/>
              </w:rPr>
              <w:t>0.230035</w:t>
            </w:r>
          </w:p>
        </w:tc>
        <w:tc>
          <w:tcPr>
            <w:tcW w:w="1469" w:type="dxa"/>
            <w:tcBorders>
              <w:top w:val="nil"/>
              <w:left w:val="nil"/>
              <w:bottom w:val="nil"/>
              <w:right w:val="nil"/>
            </w:tcBorders>
            <w:shd w:val="clear" w:color="auto" w:fill="auto"/>
            <w:noWrap/>
            <w:tcMar>
              <w:top w:w="15" w:type="dxa"/>
              <w:left w:w="15" w:type="dxa"/>
              <w:right w:w="15" w:type="dxa"/>
            </w:tcMar>
            <w:vAlign w:val="center"/>
            <w:tcPrChange w:id="577" w:author="WuKong-315" w:date="2020-11-11T17:30:00Z">
              <w:tcPr>
                <w:tcW w:w="1469" w:type="dxa"/>
                <w:tcBorders>
                  <w:top w:val="nil"/>
                  <w:left w:val="nil"/>
                  <w:bottom w:val="nil"/>
                  <w:right w:val="nil"/>
                </w:tcBorders>
                <w:shd w:val="clear" w:color="auto" w:fill="auto"/>
                <w:noWrap/>
                <w:tcMar>
                  <w:top w:w="15" w:type="dxa"/>
                  <w:left w:w="15" w:type="dxa"/>
                  <w:right w:w="15" w:type="dxa"/>
                </w:tcMar>
                <w:vAlign w:val="center"/>
              </w:tcPr>
            </w:tcPrChange>
          </w:tcPr>
          <w:p>
            <w:pPr>
              <w:spacing w:line="240" w:lineRule="auto"/>
              <w:jc w:val="center"/>
              <w:pPrChange w:id="578" w:author="WuKong-315" w:date="2020-11-11T17:30:00Z">
                <w:pPr>
                  <w:spacing w:line="276" w:lineRule="auto"/>
                  <w:jc w:val="center"/>
                </w:pPr>
              </w:pPrChange>
            </w:pPr>
            <w:r>
              <w:rPr>
                <w:rFonts w:hint="eastAsia"/>
              </w:rPr>
              <w:t>-2.65517</w:t>
            </w:r>
          </w:p>
        </w:tc>
      </w:tr>
      <w:tr>
        <w:tblPrEx>
          <w:tblCellMar>
            <w:top w:w="0" w:type="dxa"/>
            <w:left w:w="0" w:type="dxa"/>
            <w:bottom w:w="0" w:type="dxa"/>
            <w:right w:w="0" w:type="dxa"/>
          </w:tblCellMar>
          <w:tblPrExChange w:id="579" w:author="WuKong-315" w:date="2020-11-11T17:30:00Z">
            <w:tblPrEx>
              <w:tblCellMar>
                <w:top w:w="0" w:type="dxa"/>
                <w:left w:w="0" w:type="dxa"/>
                <w:bottom w:w="0" w:type="dxa"/>
                <w:right w:w="0" w:type="dxa"/>
              </w:tblCellMar>
            </w:tblPrEx>
          </w:tblPrExChange>
        </w:tblPrEx>
        <w:trPr>
          <w:trHeight w:val="454" w:hRule="atLeast"/>
          <w:trPrChange w:id="579" w:author="WuKong-315" w:date="2020-11-11T17:30:00Z">
            <w:trPr>
              <w:trHeight w:val="454" w:hRule="atLeast"/>
            </w:trPr>
          </w:trPrChange>
        </w:trPr>
        <w:tc>
          <w:tcPr>
            <w:tcW w:w="2875" w:type="dxa"/>
            <w:tcBorders>
              <w:top w:val="nil"/>
              <w:left w:val="nil"/>
              <w:right w:val="nil"/>
            </w:tcBorders>
            <w:shd w:val="clear" w:color="auto" w:fill="auto"/>
            <w:noWrap/>
            <w:tcMar>
              <w:top w:w="15" w:type="dxa"/>
              <w:left w:w="15" w:type="dxa"/>
              <w:right w:w="15" w:type="dxa"/>
            </w:tcMar>
            <w:vAlign w:val="center"/>
            <w:tcPrChange w:id="580" w:author="WuKong-315" w:date="2020-11-11T17:30:00Z">
              <w:tcPr>
                <w:tcW w:w="2875" w:type="dxa"/>
                <w:tcBorders>
                  <w:top w:val="nil"/>
                  <w:left w:val="nil"/>
                  <w:right w:val="nil"/>
                </w:tcBorders>
                <w:shd w:val="clear" w:color="auto" w:fill="auto"/>
                <w:noWrap/>
                <w:tcMar>
                  <w:top w:w="15" w:type="dxa"/>
                  <w:left w:w="15" w:type="dxa"/>
                  <w:right w:w="15" w:type="dxa"/>
                </w:tcMar>
                <w:vAlign w:val="center"/>
              </w:tcPr>
            </w:tcPrChange>
          </w:tcPr>
          <w:p>
            <w:pPr>
              <w:spacing w:line="240" w:lineRule="auto"/>
              <w:jc w:val="center"/>
              <w:pPrChange w:id="581" w:author="WuKong-315" w:date="2020-11-11T17:30:00Z">
                <w:pPr>
                  <w:spacing w:line="276" w:lineRule="auto"/>
                  <w:jc w:val="center"/>
                </w:pPr>
              </w:pPrChange>
            </w:pPr>
            <w:r>
              <w:rPr>
                <w:rFonts w:hint="eastAsia"/>
              </w:rPr>
              <w:t>ENSMUSG00000002257</w:t>
            </w:r>
          </w:p>
        </w:tc>
        <w:tc>
          <w:tcPr>
            <w:tcW w:w="1238" w:type="dxa"/>
            <w:tcBorders>
              <w:top w:val="nil"/>
              <w:left w:val="nil"/>
              <w:right w:val="nil"/>
            </w:tcBorders>
            <w:shd w:val="clear" w:color="auto" w:fill="auto"/>
            <w:noWrap/>
            <w:tcMar>
              <w:top w:w="15" w:type="dxa"/>
              <w:left w:w="15" w:type="dxa"/>
              <w:right w:w="15" w:type="dxa"/>
            </w:tcMar>
            <w:vAlign w:val="center"/>
            <w:tcPrChange w:id="582" w:author="WuKong-315" w:date="2020-11-11T17:30:00Z">
              <w:tcPr>
                <w:tcW w:w="1238" w:type="dxa"/>
                <w:tcBorders>
                  <w:top w:val="nil"/>
                  <w:left w:val="nil"/>
                  <w:right w:val="nil"/>
                </w:tcBorders>
                <w:shd w:val="clear" w:color="auto" w:fill="auto"/>
                <w:noWrap/>
                <w:tcMar>
                  <w:top w:w="15" w:type="dxa"/>
                  <w:left w:w="15" w:type="dxa"/>
                  <w:right w:w="15" w:type="dxa"/>
                </w:tcMar>
                <w:vAlign w:val="center"/>
              </w:tcPr>
            </w:tcPrChange>
          </w:tcPr>
          <w:p>
            <w:pPr>
              <w:spacing w:line="240" w:lineRule="auto"/>
              <w:jc w:val="center"/>
              <w:pPrChange w:id="583" w:author="WuKong-315" w:date="2020-11-11T17:30:00Z">
                <w:pPr>
                  <w:spacing w:line="276" w:lineRule="auto"/>
                  <w:jc w:val="center"/>
                </w:pPr>
              </w:pPrChange>
            </w:pPr>
            <w:r>
              <w:rPr>
                <w:rFonts w:hint="eastAsia"/>
              </w:rPr>
              <w:t>Def6</w:t>
            </w:r>
          </w:p>
        </w:tc>
        <w:tc>
          <w:tcPr>
            <w:tcW w:w="1284" w:type="dxa"/>
            <w:tcBorders>
              <w:top w:val="nil"/>
              <w:left w:val="nil"/>
              <w:right w:val="nil"/>
            </w:tcBorders>
            <w:shd w:val="clear" w:color="auto" w:fill="auto"/>
            <w:noWrap/>
            <w:tcMar>
              <w:top w:w="15" w:type="dxa"/>
              <w:left w:w="15" w:type="dxa"/>
              <w:right w:w="15" w:type="dxa"/>
            </w:tcMar>
            <w:vAlign w:val="center"/>
            <w:tcPrChange w:id="584" w:author="WuKong-315" w:date="2020-11-11T17:30:00Z">
              <w:tcPr>
                <w:tcW w:w="1284" w:type="dxa"/>
                <w:tcBorders>
                  <w:top w:val="nil"/>
                  <w:left w:val="nil"/>
                  <w:right w:val="nil"/>
                </w:tcBorders>
                <w:shd w:val="clear" w:color="auto" w:fill="auto"/>
                <w:noWrap/>
                <w:tcMar>
                  <w:top w:w="15" w:type="dxa"/>
                  <w:left w:w="15" w:type="dxa"/>
                  <w:right w:w="15" w:type="dxa"/>
                </w:tcMar>
                <w:vAlign w:val="center"/>
              </w:tcPr>
            </w:tcPrChange>
          </w:tcPr>
          <w:p>
            <w:pPr>
              <w:spacing w:line="240" w:lineRule="auto"/>
              <w:jc w:val="center"/>
              <w:pPrChange w:id="585" w:author="WuKong-315" w:date="2020-11-11T17:30:00Z">
                <w:pPr>
                  <w:spacing w:line="276" w:lineRule="auto"/>
                  <w:jc w:val="center"/>
                </w:pPr>
              </w:pPrChange>
            </w:pPr>
            <w:r>
              <w:rPr>
                <w:rFonts w:hint="eastAsia"/>
              </w:rPr>
              <w:t>1.31092</w:t>
            </w:r>
          </w:p>
        </w:tc>
        <w:tc>
          <w:tcPr>
            <w:tcW w:w="1459" w:type="dxa"/>
            <w:tcBorders>
              <w:top w:val="nil"/>
              <w:left w:val="nil"/>
              <w:right w:val="nil"/>
            </w:tcBorders>
            <w:shd w:val="clear" w:color="auto" w:fill="auto"/>
            <w:noWrap/>
            <w:tcMar>
              <w:top w:w="15" w:type="dxa"/>
              <w:left w:w="15" w:type="dxa"/>
              <w:right w:w="15" w:type="dxa"/>
            </w:tcMar>
            <w:vAlign w:val="center"/>
            <w:tcPrChange w:id="586" w:author="WuKong-315" w:date="2020-11-11T17:30:00Z">
              <w:tcPr>
                <w:tcW w:w="1459" w:type="dxa"/>
                <w:tcBorders>
                  <w:top w:val="nil"/>
                  <w:left w:val="nil"/>
                  <w:right w:val="nil"/>
                </w:tcBorders>
                <w:shd w:val="clear" w:color="auto" w:fill="auto"/>
                <w:noWrap/>
                <w:tcMar>
                  <w:top w:w="15" w:type="dxa"/>
                  <w:left w:w="15" w:type="dxa"/>
                  <w:right w:w="15" w:type="dxa"/>
                </w:tcMar>
                <w:vAlign w:val="center"/>
              </w:tcPr>
            </w:tcPrChange>
          </w:tcPr>
          <w:p>
            <w:pPr>
              <w:spacing w:line="240" w:lineRule="auto"/>
              <w:jc w:val="center"/>
              <w:pPrChange w:id="587" w:author="WuKong-315" w:date="2020-11-11T17:30:00Z">
                <w:pPr>
                  <w:spacing w:line="276" w:lineRule="auto"/>
                  <w:jc w:val="center"/>
                </w:pPr>
              </w:pPrChange>
            </w:pPr>
            <w:r>
              <w:rPr>
                <w:rFonts w:hint="eastAsia"/>
              </w:rPr>
              <w:t>0.48382</w:t>
            </w:r>
          </w:p>
        </w:tc>
        <w:tc>
          <w:tcPr>
            <w:tcW w:w="1469" w:type="dxa"/>
            <w:tcBorders>
              <w:top w:val="nil"/>
              <w:left w:val="nil"/>
              <w:right w:val="nil"/>
            </w:tcBorders>
            <w:shd w:val="clear" w:color="auto" w:fill="auto"/>
            <w:noWrap/>
            <w:tcMar>
              <w:top w:w="15" w:type="dxa"/>
              <w:left w:w="15" w:type="dxa"/>
              <w:right w:w="15" w:type="dxa"/>
            </w:tcMar>
            <w:vAlign w:val="center"/>
            <w:tcPrChange w:id="588" w:author="WuKong-315" w:date="2020-11-11T17:30:00Z">
              <w:tcPr>
                <w:tcW w:w="1469" w:type="dxa"/>
                <w:tcBorders>
                  <w:top w:val="nil"/>
                  <w:left w:val="nil"/>
                  <w:right w:val="nil"/>
                </w:tcBorders>
                <w:shd w:val="clear" w:color="auto" w:fill="auto"/>
                <w:noWrap/>
                <w:tcMar>
                  <w:top w:w="15" w:type="dxa"/>
                  <w:left w:w="15" w:type="dxa"/>
                  <w:right w:w="15" w:type="dxa"/>
                </w:tcMar>
                <w:vAlign w:val="center"/>
              </w:tcPr>
            </w:tcPrChange>
          </w:tcPr>
          <w:p>
            <w:pPr>
              <w:spacing w:line="240" w:lineRule="auto"/>
              <w:jc w:val="center"/>
              <w:pPrChange w:id="589" w:author="WuKong-315" w:date="2020-11-11T17:30:00Z">
                <w:pPr>
                  <w:spacing w:line="276" w:lineRule="auto"/>
                  <w:jc w:val="center"/>
                </w:pPr>
              </w:pPrChange>
            </w:pPr>
            <w:r>
              <w:rPr>
                <w:rFonts w:hint="eastAsia"/>
              </w:rPr>
              <w:t>-1.43804</w:t>
            </w:r>
          </w:p>
        </w:tc>
      </w:tr>
      <w:tr>
        <w:tblPrEx>
          <w:tblCellMar>
            <w:top w:w="0" w:type="dxa"/>
            <w:left w:w="0" w:type="dxa"/>
            <w:bottom w:w="0" w:type="dxa"/>
            <w:right w:w="0" w:type="dxa"/>
          </w:tblCellMar>
        </w:tblPrEx>
        <w:trPr>
          <w:trHeight w:val="454" w:hRule="atLeast"/>
        </w:trPr>
        <w:tc>
          <w:tcPr>
            <w:tcW w:w="2875" w:type="dxa"/>
            <w:tcBorders>
              <w:top w:val="nil"/>
              <w:left w:val="nil"/>
              <w:bottom w:val="single" w:color="auto" w:sz="12" w:space="0"/>
              <w:right w:val="nil"/>
            </w:tcBorders>
            <w:shd w:val="clear" w:color="auto" w:fill="auto"/>
            <w:noWrap/>
            <w:tcMar>
              <w:top w:w="15" w:type="dxa"/>
              <w:left w:w="15" w:type="dxa"/>
              <w:right w:w="15" w:type="dxa"/>
            </w:tcMar>
            <w:vAlign w:val="center"/>
          </w:tcPr>
          <w:p>
            <w:pPr>
              <w:spacing w:line="276" w:lineRule="auto"/>
              <w:jc w:val="center"/>
            </w:pPr>
            <w:r>
              <w:rPr>
                <w:rFonts w:hint="eastAsia"/>
              </w:rPr>
              <w:t>...</w:t>
            </w:r>
          </w:p>
        </w:tc>
        <w:tc>
          <w:tcPr>
            <w:tcW w:w="1238" w:type="dxa"/>
            <w:tcBorders>
              <w:top w:val="nil"/>
              <w:left w:val="nil"/>
              <w:bottom w:val="single" w:color="auto" w:sz="12" w:space="0"/>
              <w:right w:val="nil"/>
            </w:tcBorders>
            <w:shd w:val="clear" w:color="auto" w:fill="auto"/>
            <w:noWrap/>
            <w:tcMar>
              <w:top w:w="15" w:type="dxa"/>
              <w:left w:w="15" w:type="dxa"/>
              <w:right w:w="15" w:type="dxa"/>
            </w:tcMar>
            <w:vAlign w:val="center"/>
          </w:tcPr>
          <w:p>
            <w:pPr>
              <w:spacing w:line="276" w:lineRule="auto"/>
              <w:jc w:val="center"/>
            </w:pPr>
            <w:r>
              <w:rPr>
                <w:rFonts w:hint="eastAsia"/>
              </w:rPr>
              <w:t>...</w:t>
            </w:r>
          </w:p>
        </w:tc>
        <w:tc>
          <w:tcPr>
            <w:tcW w:w="1284" w:type="dxa"/>
            <w:tcBorders>
              <w:top w:val="nil"/>
              <w:left w:val="nil"/>
              <w:bottom w:val="single" w:color="auto" w:sz="12" w:space="0"/>
              <w:right w:val="nil"/>
            </w:tcBorders>
            <w:shd w:val="clear" w:color="auto" w:fill="auto"/>
            <w:noWrap/>
            <w:tcMar>
              <w:top w:w="15" w:type="dxa"/>
              <w:left w:w="15" w:type="dxa"/>
              <w:right w:w="15" w:type="dxa"/>
            </w:tcMar>
            <w:vAlign w:val="center"/>
          </w:tcPr>
          <w:p>
            <w:pPr>
              <w:spacing w:line="276" w:lineRule="auto"/>
              <w:jc w:val="center"/>
            </w:pPr>
            <w:r>
              <w:rPr>
                <w:rFonts w:hint="eastAsia"/>
              </w:rPr>
              <w:t>...</w:t>
            </w:r>
          </w:p>
        </w:tc>
        <w:tc>
          <w:tcPr>
            <w:tcW w:w="1459" w:type="dxa"/>
            <w:tcBorders>
              <w:top w:val="nil"/>
              <w:left w:val="nil"/>
              <w:bottom w:val="single" w:color="auto" w:sz="12" w:space="0"/>
              <w:right w:val="nil"/>
            </w:tcBorders>
            <w:shd w:val="clear" w:color="auto" w:fill="auto"/>
            <w:noWrap/>
            <w:tcMar>
              <w:top w:w="15" w:type="dxa"/>
              <w:left w:w="15" w:type="dxa"/>
              <w:right w:w="15" w:type="dxa"/>
            </w:tcMar>
            <w:vAlign w:val="center"/>
          </w:tcPr>
          <w:p>
            <w:pPr>
              <w:spacing w:line="276" w:lineRule="auto"/>
              <w:jc w:val="center"/>
            </w:pPr>
            <w:r>
              <w:rPr>
                <w:rFonts w:hint="eastAsia"/>
              </w:rPr>
              <w:t>...</w:t>
            </w:r>
          </w:p>
        </w:tc>
        <w:tc>
          <w:tcPr>
            <w:tcW w:w="1469" w:type="dxa"/>
            <w:tcBorders>
              <w:top w:val="nil"/>
              <w:left w:val="nil"/>
              <w:bottom w:val="single" w:color="auto" w:sz="12" w:space="0"/>
              <w:right w:val="nil"/>
            </w:tcBorders>
            <w:shd w:val="clear" w:color="auto" w:fill="auto"/>
            <w:noWrap/>
            <w:tcMar>
              <w:top w:w="15" w:type="dxa"/>
              <w:left w:w="15" w:type="dxa"/>
              <w:right w:w="15" w:type="dxa"/>
            </w:tcMar>
            <w:vAlign w:val="center"/>
          </w:tcPr>
          <w:p>
            <w:pPr>
              <w:spacing w:line="276" w:lineRule="auto"/>
              <w:jc w:val="center"/>
            </w:pPr>
            <w:r>
              <w:rPr>
                <w:rFonts w:hint="eastAsia"/>
              </w:rPr>
              <w:t>...</w:t>
            </w:r>
          </w:p>
        </w:tc>
      </w:tr>
    </w:tbl>
    <w:p>
      <w:ins w:id="590" w:author="WuKong-315" w:date="2020-11-11T17:30:00Z">
        <w:r>
          <w:rPr>
            <w:rFonts w:hint="eastAsia" w:ascii="Cambria" w:hAnsi="Cambria"/>
            <w:b/>
            <w:bCs/>
            <w:rPrChange w:id="591" w:author="WuKong-315" w:date="2020-11-11T17:31:00Z">
              <w:rPr>
                <w:rFonts w:hint="eastAsia"/>
              </w:rPr>
            </w:rPrChange>
          </w:rPr>
          <w:t>备注</w:t>
        </w:r>
      </w:ins>
      <w:del w:id="592" w:author="WuKong-315" w:date="2020-11-11T17:30:00Z">
        <w:r>
          <w:rPr>
            <w:rFonts w:hint="eastAsia" w:ascii="Cambria" w:hAnsi="Cambria"/>
            <w:b/>
            <w:bCs/>
            <w:rPrChange w:id="593" w:author="WuKong-315" w:date="2020-11-11T17:31:00Z">
              <w:rPr>
                <w:rFonts w:hint="eastAsia"/>
              </w:rPr>
            </w:rPrChange>
          </w:rPr>
          <w:delText>注</w:delText>
        </w:r>
      </w:del>
      <w:r>
        <w:rPr>
          <w:rFonts w:hint="eastAsia" w:ascii="Cambria" w:hAnsi="Cambria"/>
          <w:b/>
          <w:bCs/>
          <w:rPrChange w:id="594" w:author="WuKong-315" w:date="2020-11-11T17:31:00Z">
            <w:rPr>
              <w:rFonts w:hint="eastAsia"/>
            </w:rPr>
          </w:rPrChange>
        </w:rPr>
        <w:t>：</w:t>
      </w:r>
      <w:r>
        <w:rPr>
          <w:rFonts w:hint="eastAsia"/>
        </w:rPr>
        <w:t>表达值为F</w:t>
      </w:r>
      <w:r>
        <w:t>PKM</w:t>
      </w:r>
      <w:r>
        <w:rPr>
          <w:rFonts w:hint="eastAsia"/>
        </w:rPr>
        <w:t>值。</w:t>
      </w:r>
    </w:p>
    <w:p>
      <w:pPr>
        <w:widowControl/>
        <w:spacing w:line="240" w:lineRule="auto"/>
      </w:pPr>
      <w:r>
        <w:br w:type="page"/>
      </w:r>
    </w:p>
    <w:p>
      <w:pPr>
        <w:spacing w:before="120" w:after="120"/>
        <w:jc w:val="center"/>
        <w:rPr>
          <w:rFonts w:ascii="宋体" w:hAnsi="宋体" w:cs="宋体"/>
          <w:sz w:val="18"/>
        </w:rPr>
      </w:pPr>
      <w:r>
        <w:rPr>
          <w:b/>
        </w:rPr>
        <w:t>表</w:t>
      </w:r>
      <w:r>
        <w:rPr>
          <w:rFonts w:hint="eastAsia"/>
          <w:b/>
        </w:rPr>
        <w:t>3-5</w:t>
      </w:r>
      <w:r>
        <w:rPr>
          <w:b/>
        </w:rPr>
        <w:t xml:space="preserve">  </w:t>
      </w:r>
      <w:r>
        <w:rPr>
          <w:rFonts w:hint="eastAsia"/>
          <w:b/>
        </w:rPr>
        <w:t>下调差异基因</w:t>
      </w:r>
      <w:r>
        <w:rPr>
          <w:b/>
        </w:rPr>
        <w:t>统计</w:t>
      </w:r>
    </w:p>
    <w:tbl>
      <w:tblPr>
        <w:tblStyle w:val="23"/>
        <w:tblW w:w="8338" w:type="dxa"/>
        <w:tblInd w:w="0" w:type="dxa"/>
        <w:tblLayout w:type="fixed"/>
        <w:tblCellMar>
          <w:top w:w="0" w:type="dxa"/>
          <w:left w:w="0" w:type="dxa"/>
          <w:bottom w:w="0" w:type="dxa"/>
          <w:right w:w="0" w:type="dxa"/>
        </w:tblCellMar>
        <w:tblPrChange w:id="595" w:author="WuKong-315" w:date="2020-11-11T17:31:00Z">
          <w:tblPr>
            <w:tblStyle w:val="23"/>
            <w:tblW w:w="8338" w:type="dxa"/>
            <w:tblInd w:w="0" w:type="dxa"/>
            <w:tblLayout w:type="fixed"/>
            <w:tblCellMar>
              <w:top w:w="0" w:type="dxa"/>
              <w:left w:w="0" w:type="dxa"/>
              <w:bottom w:w="0" w:type="dxa"/>
              <w:right w:w="0" w:type="dxa"/>
            </w:tblCellMar>
          </w:tblPr>
        </w:tblPrChange>
      </w:tblPr>
      <w:tblGrid>
        <w:gridCol w:w="2913"/>
        <w:gridCol w:w="1175"/>
        <w:gridCol w:w="1325"/>
        <w:gridCol w:w="1437"/>
        <w:gridCol w:w="1488"/>
        <w:tblGridChange w:id="596">
          <w:tblGrid>
            <w:gridCol w:w="2913"/>
            <w:gridCol w:w="1175"/>
            <w:gridCol w:w="1325"/>
            <w:gridCol w:w="1437"/>
            <w:gridCol w:w="1488"/>
          </w:tblGrid>
        </w:tblGridChange>
      </w:tblGrid>
      <w:tr>
        <w:tblPrEx>
          <w:tblCellMar>
            <w:top w:w="0" w:type="dxa"/>
            <w:left w:w="0" w:type="dxa"/>
            <w:bottom w:w="0" w:type="dxa"/>
            <w:right w:w="0" w:type="dxa"/>
          </w:tblCellMar>
          <w:tblPrExChange w:id="597" w:author="WuKong-315" w:date="2020-11-11T17:31:00Z">
            <w:tblPrEx>
              <w:tblCellMar>
                <w:top w:w="0" w:type="dxa"/>
                <w:left w:w="0" w:type="dxa"/>
                <w:bottom w:w="0" w:type="dxa"/>
                <w:right w:w="0" w:type="dxa"/>
              </w:tblCellMar>
            </w:tblPrEx>
          </w:tblPrExChange>
        </w:tblPrEx>
        <w:trPr>
          <w:trHeight w:val="454" w:hRule="atLeast"/>
          <w:trPrChange w:id="597" w:author="WuKong-315" w:date="2020-11-11T17:31:00Z">
            <w:trPr>
              <w:trHeight w:val="454" w:hRule="atLeast"/>
            </w:trPr>
          </w:trPrChange>
        </w:trPr>
        <w:tc>
          <w:tcPr>
            <w:tcW w:w="2913" w:type="dxa"/>
            <w:tcBorders>
              <w:top w:val="single" w:color="000000" w:themeColor="text1" w:sz="12" w:space="0"/>
              <w:left w:val="nil"/>
              <w:bottom w:val="single" w:color="000000" w:themeColor="text1" w:sz="12" w:space="0"/>
              <w:right w:val="nil"/>
            </w:tcBorders>
            <w:shd w:val="clear" w:color="auto" w:fill="D9E2F3" w:themeFill="accent1" w:themeFillTint="33"/>
            <w:noWrap/>
            <w:tcMar>
              <w:top w:w="15" w:type="dxa"/>
              <w:left w:w="15" w:type="dxa"/>
              <w:right w:w="15" w:type="dxa"/>
            </w:tcMar>
            <w:vAlign w:val="center"/>
            <w:tcPrChange w:id="598" w:author="WuKong-315" w:date="2020-11-11T17:31:00Z">
              <w:tcPr>
                <w:tcW w:w="2913" w:type="dxa"/>
                <w:tcBorders>
                  <w:top w:val="single" w:color="000000" w:themeColor="text1" w:sz="12" w:space="0"/>
                  <w:left w:val="nil"/>
                  <w:bottom w:val="single" w:color="000000" w:themeColor="text1" w:sz="12" w:space="0"/>
                  <w:right w:val="nil"/>
                </w:tcBorders>
                <w:shd w:val="clear" w:color="auto" w:fill="D9E2F3" w:themeFill="accent1" w:themeFillTint="33"/>
                <w:noWrap/>
                <w:tcMar>
                  <w:top w:w="15" w:type="dxa"/>
                  <w:left w:w="15" w:type="dxa"/>
                  <w:right w:w="15" w:type="dxa"/>
                </w:tcMar>
                <w:vAlign w:val="center"/>
              </w:tcPr>
            </w:tcPrChange>
          </w:tcPr>
          <w:p>
            <w:pPr>
              <w:spacing w:line="360" w:lineRule="auto"/>
              <w:jc w:val="center"/>
              <w:pPrChange w:id="599" w:author="WuKong-315" w:date="2020-11-11T17:31:00Z">
                <w:pPr>
                  <w:spacing w:line="276" w:lineRule="auto"/>
                  <w:jc w:val="center"/>
                </w:pPr>
              </w:pPrChange>
            </w:pPr>
            <w:r>
              <w:rPr>
                <w:rFonts w:hint="eastAsia"/>
              </w:rPr>
              <w:t>gene_id</w:t>
            </w:r>
          </w:p>
        </w:tc>
        <w:tc>
          <w:tcPr>
            <w:tcW w:w="1175" w:type="dxa"/>
            <w:tcBorders>
              <w:top w:val="single" w:color="000000" w:themeColor="text1" w:sz="12" w:space="0"/>
              <w:left w:val="nil"/>
              <w:bottom w:val="single" w:color="000000" w:themeColor="text1" w:sz="12" w:space="0"/>
              <w:right w:val="nil"/>
            </w:tcBorders>
            <w:shd w:val="clear" w:color="auto" w:fill="D9E2F3" w:themeFill="accent1" w:themeFillTint="33"/>
            <w:noWrap/>
            <w:tcMar>
              <w:top w:w="15" w:type="dxa"/>
              <w:left w:w="15" w:type="dxa"/>
              <w:right w:w="15" w:type="dxa"/>
            </w:tcMar>
            <w:vAlign w:val="center"/>
            <w:tcPrChange w:id="600" w:author="WuKong-315" w:date="2020-11-11T17:31:00Z">
              <w:tcPr>
                <w:tcW w:w="1175" w:type="dxa"/>
                <w:tcBorders>
                  <w:top w:val="single" w:color="000000" w:themeColor="text1" w:sz="12" w:space="0"/>
                  <w:left w:val="nil"/>
                  <w:bottom w:val="single" w:color="000000" w:themeColor="text1" w:sz="12" w:space="0"/>
                  <w:right w:val="nil"/>
                </w:tcBorders>
                <w:shd w:val="clear" w:color="auto" w:fill="D9E2F3" w:themeFill="accent1" w:themeFillTint="33"/>
                <w:noWrap/>
                <w:tcMar>
                  <w:top w:w="15" w:type="dxa"/>
                  <w:left w:w="15" w:type="dxa"/>
                  <w:right w:w="15" w:type="dxa"/>
                </w:tcMar>
                <w:vAlign w:val="center"/>
              </w:tcPr>
            </w:tcPrChange>
          </w:tcPr>
          <w:p>
            <w:pPr>
              <w:spacing w:line="360" w:lineRule="auto"/>
              <w:jc w:val="center"/>
              <w:pPrChange w:id="601" w:author="WuKong-315" w:date="2020-11-11T17:31:00Z">
                <w:pPr>
                  <w:spacing w:line="276" w:lineRule="auto"/>
                  <w:jc w:val="center"/>
                </w:pPr>
              </w:pPrChange>
            </w:pPr>
            <w:r>
              <w:rPr>
                <w:rFonts w:hint="eastAsia"/>
              </w:rPr>
              <w:t>gene</w:t>
            </w:r>
          </w:p>
        </w:tc>
        <w:tc>
          <w:tcPr>
            <w:tcW w:w="1325" w:type="dxa"/>
            <w:tcBorders>
              <w:top w:val="single" w:color="000000" w:themeColor="text1" w:sz="12" w:space="0"/>
              <w:left w:val="nil"/>
              <w:bottom w:val="single" w:color="000000" w:themeColor="text1" w:sz="12" w:space="0"/>
              <w:right w:val="nil"/>
            </w:tcBorders>
            <w:shd w:val="clear" w:color="auto" w:fill="D9E2F3" w:themeFill="accent1" w:themeFillTint="33"/>
            <w:noWrap/>
            <w:tcMar>
              <w:top w:w="15" w:type="dxa"/>
              <w:left w:w="15" w:type="dxa"/>
              <w:right w:w="15" w:type="dxa"/>
            </w:tcMar>
            <w:vAlign w:val="center"/>
            <w:tcPrChange w:id="602" w:author="WuKong-315" w:date="2020-11-11T17:31:00Z">
              <w:tcPr>
                <w:tcW w:w="1325" w:type="dxa"/>
                <w:tcBorders>
                  <w:top w:val="single" w:color="000000" w:themeColor="text1" w:sz="12" w:space="0"/>
                  <w:left w:val="nil"/>
                  <w:bottom w:val="single" w:color="000000" w:themeColor="text1" w:sz="12" w:space="0"/>
                  <w:right w:val="nil"/>
                </w:tcBorders>
                <w:shd w:val="clear" w:color="auto" w:fill="D9E2F3" w:themeFill="accent1" w:themeFillTint="33"/>
                <w:noWrap/>
                <w:tcMar>
                  <w:top w:w="15" w:type="dxa"/>
                  <w:left w:w="15" w:type="dxa"/>
                  <w:right w:w="15" w:type="dxa"/>
                </w:tcMar>
              </w:tcPr>
            </w:tcPrChange>
          </w:tcPr>
          <w:p>
            <w:pPr>
              <w:spacing w:line="360" w:lineRule="auto"/>
              <w:jc w:val="center"/>
              <w:pPrChange w:id="603" w:author="WuKong-315" w:date="2020-11-11T17:31:00Z">
                <w:pPr>
                  <w:spacing w:line="276" w:lineRule="auto"/>
                  <w:jc w:val="center"/>
                </w:pPr>
              </w:pPrChange>
            </w:pPr>
            <w:r>
              <w:t>9_10_12_13_14_15</w:t>
            </w:r>
          </w:p>
        </w:tc>
        <w:tc>
          <w:tcPr>
            <w:tcW w:w="1437" w:type="dxa"/>
            <w:tcBorders>
              <w:top w:val="single" w:color="000000" w:themeColor="text1" w:sz="12" w:space="0"/>
              <w:left w:val="nil"/>
              <w:bottom w:val="single" w:color="000000" w:themeColor="text1" w:sz="12" w:space="0"/>
              <w:right w:val="nil"/>
            </w:tcBorders>
            <w:shd w:val="clear" w:color="auto" w:fill="D9E2F3" w:themeFill="accent1" w:themeFillTint="33"/>
            <w:noWrap/>
            <w:tcMar>
              <w:top w:w="15" w:type="dxa"/>
              <w:left w:w="15" w:type="dxa"/>
              <w:right w:w="15" w:type="dxa"/>
            </w:tcMar>
            <w:vAlign w:val="center"/>
            <w:tcPrChange w:id="604" w:author="WuKong-315" w:date="2020-11-11T17:31:00Z">
              <w:tcPr>
                <w:tcW w:w="1437" w:type="dxa"/>
                <w:tcBorders>
                  <w:top w:val="single" w:color="000000" w:themeColor="text1" w:sz="12" w:space="0"/>
                  <w:left w:val="nil"/>
                  <w:bottom w:val="single" w:color="000000" w:themeColor="text1" w:sz="12" w:space="0"/>
                  <w:right w:val="nil"/>
                </w:tcBorders>
                <w:shd w:val="clear" w:color="auto" w:fill="D9E2F3" w:themeFill="accent1" w:themeFillTint="33"/>
                <w:noWrap/>
                <w:tcMar>
                  <w:top w:w="15" w:type="dxa"/>
                  <w:left w:w="15" w:type="dxa"/>
                  <w:right w:w="15" w:type="dxa"/>
                </w:tcMar>
              </w:tcPr>
            </w:tcPrChange>
          </w:tcPr>
          <w:p>
            <w:pPr>
              <w:spacing w:line="360" w:lineRule="auto"/>
              <w:jc w:val="center"/>
              <w:pPrChange w:id="605" w:author="WuKong-315" w:date="2020-11-11T17:31:00Z">
                <w:pPr>
                  <w:spacing w:line="276" w:lineRule="auto"/>
                  <w:jc w:val="center"/>
                </w:pPr>
              </w:pPrChange>
            </w:pPr>
            <w:r>
              <w:t>1_2_4_5</w:t>
            </w:r>
          </w:p>
        </w:tc>
        <w:tc>
          <w:tcPr>
            <w:tcW w:w="1488" w:type="dxa"/>
            <w:tcBorders>
              <w:top w:val="single" w:color="000000" w:themeColor="text1" w:sz="12" w:space="0"/>
              <w:left w:val="nil"/>
              <w:bottom w:val="single" w:color="000000" w:themeColor="text1" w:sz="12" w:space="0"/>
              <w:right w:val="nil"/>
            </w:tcBorders>
            <w:shd w:val="clear" w:color="auto" w:fill="D9E2F3" w:themeFill="accent1" w:themeFillTint="33"/>
            <w:noWrap/>
            <w:tcMar>
              <w:top w:w="15" w:type="dxa"/>
              <w:left w:w="15" w:type="dxa"/>
              <w:right w:w="15" w:type="dxa"/>
            </w:tcMar>
            <w:vAlign w:val="center"/>
            <w:tcPrChange w:id="606" w:author="WuKong-315" w:date="2020-11-11T17:31:00Z">
              <w:tcPr>
                <w:tcW w:w="1488" w:type="dxa"/>
                <w:tcBorders>
                  <w:top w:val="single" w:color="000000" w:themeColor="text1" w:sz="12" w:space="0"/>
                  <w:left w:val="nil"/>
                  <w:bottom w:val="single" w:color="000000" w:themeColor="text1" w:sz="12" w:space="0"/>
                  <w:right w:val="nil"/>
                </w:tcBorders>
                <w:shd w:val="clear" w:color="auto" w:fill="D9E2F3" w:themeFill="accent1" w:themeFillTint="33"/>
                <w:noWrap/>
                <w:tcMar>
                  <w:top w:w="15" w:type="dxa"/>
                  <w:left w:w="15" w:type="dxa"/>
                  <w:right w:w="15" w:type="dxa"/>
                </w:tcMar>
              </w:tcPr>
            </w:tcPrChange>
          </w:tcPr>
          <w:p>
            <w:pPr>
              <w:spacing w:line="360" w:lineRule="auto"/>
              <w:jc w:val="center"/>
              <w:pPrChange w:id="607" w:author="WuKong-315" w:date="2020-11-11T17:31:00Z">
                <w:pPr>
                  <w:spacing w:line="276" w:lineRule="auto"/>
                  <w:jc w:val="center"/>
                </w:pPr>
              </w:pPrChange>
            </w:pPr>
            <w:r>
              <w:t>Log2FC</w:t>
            </w:r>
          </w:p>
        </w:tc>
      </w:tr>
      <w:tr>
        <w:tblPrEx>
          <w:tblCellMar>
            <w:top w:w="0" w:type="dxa"/>
            <w:left w:w="0" w:type="dxa"/>
            <w:bottom w:w="0" w:type="dxa"/>
            <w:right w:w="0" w:type="dxa"/>
          </w:tblCellMar>
          <w:tblPrExChange w:id="608" w:author="WuKong-315" w:date="2020-11-11T17:31:00Z">
            <w:tblPrEx>
              <w:tblCellMar>
                <w:top w:w="0" w:type="dxa"/>
                <w:left w:w="0" w:type="dxa"/>
                <w:bottom w:w="0" w:type="dxa"/>
                <w:right w:w="0" w:type="dxa"/>
              </w:tblCellMar>
            </w:tblPrEx>
          </w:tblPrExChange>
        </w:tblPrEx>
        <w:trPr>
          <w:cantSplit/>
          <w:trHeight w:val="454" w:hRule="atLeast"/>
          <w:trPrChange w:id="608" w:author="WuKong-315" w:date="2020-11-11T17:31:00Z">
            <w:trPr>
              <w:cantSplit/>
              <w:trHeight w:val="454" w:hRule="atLeast"/>
            </w:trPr>
          </w:trPrChange>
        </w:trPr>
        <w:tc>
          <w:tcPr>
            <w:tcW w:w="2913" w:type="dxa"/>
            <w:tcBorders>
              <w:top w:val="single" w:color="000000" w:themeColor="text1" w:sz="12" w:space="0"/>
              <w:left w:val="nil"/>
              <w:bottom w:val="nil"/>
              <w:right w:val="nil"/>
            </w:tcBorders>
            <w:shd w:val="clear" w:color="auto" w:fill="auto"/>
            <w:noWrap/>
            <w:tcMar>
              <w:top w:w="15" w:type="dxa"/>
              <w:left w:w="15" w:type="dxa"/>
              <w:right w:w="15" w:type="dxa"/>
            </w:tcMar>
            <w:vAlign w:val="center"/>
            <w:tcPrChange w:id="609" w:author="WuKong-315" w:date="2020-11-11T17:31:00Z">
              <w:tcPr>
                <w:tcW w:w="2913" w:type="dxa"/>
                <w:tcBorders>
                  <w:top w:val="single" w:color="000000" w:themeColor="text1" w:sz="12" w:space="0"/>
                  <w:left w:val="nil"/>
                  <w:bottom w:val="nil"/>
                  <w:right w:val="nil"/>
                </w:tcBorders>
                <w:shd w:val="clear" w:color="auto" w:fill="auto"/>
                <w:noWrap/>
                <w:tcMar>
                  <w:top w:w="15" w:type="dxa"/>
                  <w:left w:w="15" w:type="dxa"/>
                  <w:right w:w="15" w:type="dxa"/>
                </w:tcMar>
                <w:vAlign w:val="center"/>
              </w:tcPr>
            </w:tcPrChange>
          </w:tcPr>
          <w:p>
            <w:pPr>
              <w:spacing w:line="240" w:lineRule="auto"/>
              <w:jc w:val="center"/>
              <w:pPrChange w:id="610" w:author="WuKong-315" w:date="2020-11-11T17:31:00Z">
                <w:pPr>
                  <w:spacing w:line="276" w:lineRule="auto"/>
                  <w:jc w:val="center"/>
                </w:pPr>
              </w:pPrChange>
            </w:pPr>
            <w:r>
              <w:rPr>
                <w:rFonts w:hint="eastAsia"/>
              </w:rPr>
              <w:t>ENSMUSG00000001763</w:t>
            </w:r>
          </w:p>
        </w:tc>
        <w:tc>
          <w:tcPr>
            <w:tcW w:w="1175" w:type="dxa"/>
            <w:tcBorders>
              <w:top w:val="single" w:color="000000" w:themeColor="text1" w:sz="12" w:space="0"/>
              <w:left w:val="nil"/>
              <w:bottom w:val="nil"/>
              <w:right w:val="nil"/>
            </w:tcBorders>
            <w:shd w:val="clear" w:color="auto" w:fill="auto"/>
            <w:noWrap/>
            <w:tcMar>
              <w:top w:w="15" w:type="dxa"/>
              <w:left w:w="15" w:type="dxa"/>
              <w:right w:w="15" w:type="dxa"/>
            </w:tcMar>
            <w:vAlign w:val="center"/>
            <w:tcPrChange w:id="611" w:author="WuKong-315" w:date="2020-11-11T17:31:00Z">
              <w:tcPr>
                <w:tcW w:w="1175" w:type="dxa"/>
                <w:tcBorders>
                  <w:top w:val="single" w:color="000000" w:themeColor="text1" w:sz="12" w:space="0"/>
                  <w:left w:val="nil"/>
                  <w:bottom w:val="nil"/>
                  <w:right w:val="nil"/>
                </w:tcBorders>
                <w:shd w:val="clear" w:color="auto" w:fill="auto"/>
                <w:noWrap/>
                <w:tcMar>
                  <w:top w:w="15" w:type="dxa"/>
                  <w:left w:w="15" w:type="dxa"/>
                  <w:right w:w="15" w:type="dxa"/>
                </w:tcMar>
                <w:vAlign w:val="center"/>
              </w:tcPr>
            </w:tcPrChange>
          </w:tcPr>
          <w:p>
            <w:pPr>
              <w:spacing w:line="240" w:lineRule="auto"/>
              <w:jc w:val="center"/>
              <w:pPrChange w:id="612" w:author="WuKong-315" w:date="2020-11-11T17:31:00Z">
                <w:pPr>
                  <w:spacing w:line="276" w:lineRule="auto"/>
                  <w:jc w:val="center"/>
                </w:pPr>
              </w:pPrChange>
            </w:pPr>
            <w:r>
              <w:rPr>
                <w:rFonts w:hint="eastAsia"/>
              </w:rPr>
              <w:t>Tspan33</w:t>
            </w:r>
          </w:p>
        </w:tc>
        <w:tc>
          <w:tcPr>
            <w:tcW w:w="1325" w:type="dxa"/>
            <w:tcBorders>
              <w:top w:val="single" w:color="000000" w:themeColor="text1" w:sz="12" w:space="0"/>
              <w:left w:val="nil"/>
              <w:bottom w:val="nil"/>
              <w:right w:val="nil"/>
            </w:tcBorders>
            <w:shd w:val="clear" w:color="auto" w:fill="auto"/>
            <w:noWrap/>
            <w:tcMar>
              <w:top w:w="15" w:type="dxa"/>
              <w:left w:w="15" w:type="dxa"/>
              <w:right w:w="15" w:type="dxa"/>
            </w:tcMar>
            <w:vAlign w:val="center"/>
            <w:tcPrChange w:id="613" w:author="WuKong-315" w:date="2020-11-11T17:31:00Z">
              <w:tcPr>
                <w:tcW w:w="1325" w:type="dxa"/>
                <w:tcBorders>
                  <w:top w:val="single" w:color="000000" w:themeColor="text1" w:sz="12" w:space="0"/>
                  <w:left w:val="nil"/>
                  <w:bottom w:val="nil"/>
                  <w:right w:val="nil"/>
                </w:tcBorders>
                <w:shd w:val="clear" w:color="auto" w:fill="auto"/>
                <w:noWrap/>
                <w:tcMar>
                  <w:top w:w="15" w:type="dxa"/>
                  <w:left w:w="15" w:type="dxa"/>
                  <w:right w:w="15" w:type="dxa"/>
                </w:tcMar>
                <w:vAlign w:val="center"/>
              </w:tcPr>
            </w:tcPrChange>
          </w:tcPr>
          <w:p>
            <w:pPr>
              <w:spacing w:line="240" w:lineRule="auto"/>
              <w:jc w:val="center"/>
              <w:rPr>
                <w:rFonts w:asciiTheme="minorEastAsia" w:hAnsiTheme="minorEastAsia" w:eastAsiaTheme="minorEastAsia"/>
              </w:rPr>
              <w:pPrChange w:id="614" w:author="WuKong-315" w:date="2020-11-11T17:31:00Z">
                <w:pPr>
                  <w:spacing w:line="276" w:lineRule="auto"/>
                  <w:jc w:val="center"/>
                </w:pPr>
              </w:pPrChange>
            </w:pPr>
            <w:r>
              <w:rPr>
                <w:rFonts w:hint="eastAsia"/>
              </w:rPr>
              <w:t>5.44682</w:t>
            </w:r>
          </w:p>
        </w:tc>
        <w:tc>
          <w:tcPr>
            <w:tcW w:w="1437" w:type="dxa"/>
            <w:tcBorders>
              <w:top w:val="single" w:color="000000" w:themeColor="text1" w:sz="12" w:space="0"/>
              <w:left w:val="nil"/>
              <w:bottom w:val="nil"/>
              <w:right w:val="nil"/>
            </w:tcBorders>
            <w:shd w:val="clear" w:color="auto" w:fill="auto"/>
            <w:noWrap/>
            <w:tcMar>
              <w:top w:w="15" w:type="dxa"/>
              <w:left w:w="15" w:type="dxa"/>
              <w:right w:w="15" w:type="dxa"/>
            </w:tcMar>
            <w:vAlign w:val="center"/>
            <w:tcPrChange w:id="615" w:author="WuKong-315" w:date="2020-11-11T17:31:00Z">
              <w:tcPr>
                <w:tcW w:w="1437" w:type="dxa"/>
                <w:tcBorders>
                  <w:top w:val="single" w:color="000000" w:themeColor="text1" w:sz="12" w:space="0"/>
                  <w:left w:val="nil"/>
                  <w:bottom w:val="nil"/>
                  <w:right w:val="nil"/>
                </w:tcBorders>
                <w:shd w:val="clear" w:color="auto" w:fill="auto"/>
                <w:noWrap/>
                <w:tcMar>
                  <w:top w:w="15" w:type="dxa"/>
                  <w:left w:w="15" w:type="dxa"/>
                  <w:right w:w="15" w:type="dxa"/>
                </w:tcMar>
                <w:vAlign w:val="center"/>
              </w:tcPr>
            </w:tcPrChange>
          </w:tcPr>
          <w:p>
            <w:pPr>
              <w:spacing w:line="240" w:lineRule="auto"/>
              <w:jc w:val="center"/>
              <w:rPr>
                <w:rFonts w:asciiTheme="minorEastAsia" w:hAnsiTheme="minorEastAsia" w:eastAsiaTheme="minorEastAsia"/>
              </w:rPr>
              <w:pPrChange w:id="616" w:author="WuKong-315" w:date="2020-11-11T17:31:00Z">
                <w:pPr>
                  <w:spacing w:line="276" w:lineRule="auto"/>
                  <w:jc w:val="center"/>
                </w:pPr>
              </w:pPrChange>
            </w:pPr>
            <w:r>
              <w:rPr>
                <w:rFonts w:hint="eastAsia"/>
              </w:rPr>
              <w:t>11.0711</w:t>
            </w:r>
          </w:p>
        </w:tc>
        <w:tc>
          <w:tcPr>
            <w:tcW w:w="1488" w:type="dxa"/>
            <w:tcBorders>
              <w:top w:val="single" w:color="000000" w:themeColor="text1" w:sz="12" w:space="0"/>
              <w:left w:val="nil"/>
              <w:bottom w:val="nil"/>
              <w:right w:val="nil"/>
            </w:tcBorders>
            <w:shd w:val="clear" w:color="auto" w:fill="auto"/>
            <w:noWrap/>
            <w:tcMar>
              <w:top w:w="15" w:type="dxa"/>
              <w:left w:w="15" w:type="dxa"/>
              <w:right w:w="15" w:type="dxa"/>
            </w:tcMar>
            <w:vAlign w:val="center"/>
            <w:tcPrChange w:id="617" w:author="WuKong-315" w:date="2020-11-11T17:31:00Z">
              <w:tcPr>
                <w:tcW w:w="1488" w:type="dxa"/>
                <w:tcBorders>
                  <w:top w:val="single" w:color="000000" w:themeColor="text1" w:sz="12" w:space="0"/>
                  <w:left w:val="nil"/>
                  <w:bottom w:val="nil"/>
                  <w:right w:val="nil"/>
                </w:tcBorders>
                <w:shd w:val="clear" w:color="auto" w:fill="auto"/>
                <w:noWrap/>
                <w:tcMar>
                  <w:top w:w="15" w:type="dxa"/>
                  <w:left w:w="15" w:type="dxa"/>
                  <w:right w:w="15" w:type="dxa"/>
                </w:tcMar>
                <w:vAlign w:val="center"/>
              </w:tcPr>
            </w:tcPrChange>
          </w:tcPr>
          <w:p>
            <w:pPr>
              <w:spacing w:line="240" w:lineRule="auto"/>
              <w:jc w:val="center"/>
              <w:rPr>
                <w:rFonts w:asciiTheme="minorEastAsia" w:hAnsiTheme="minorEastAsia" w:eastAsiaTheme="minorEastAsia"/>
              </w:rPr>
              <w:pPrChange w:id="618" w:author="WuKong-315" w:date="2020-11-11T17:31:00Z">
                <w:pPr>
                  <w:spacing w:line="276" w:lineRule="auto"/>
                  <w:jc w:val="center"/>
                </w:pPr>
              </w:pPrChange>
            </w:pPr>
            <w:r>
              <w:rPr>
                <w:rFonts w:hint="eastAsia"/>
              </w:rPr>
              <w:t>1.02331</w:t>
            </w:r>
          </w:p>
        </w:tc>
      </w:tr>
      <w:tr>
        <w:tblPrEx>
          <w:tblCellMar>
            <w:top w:w="0" w:type="dxa"/>
            <w:left w:w="0" w:type="dxa"/>
            <w:bottom w:w="0" w:type="dxa"/>
            <w:right w:w="0" w:type="dxa"/>
          </w:tblCellMar>
          <w:tblPrExChange w:id="619" w:author="WuKong-315" w:date="2020-11-11T17:31:00Z">
            <w:tblPrEx>
              <w:tblCellMar>
                <w:top w:w="0" w:type="dxa"/>
                <w:left w:w="0" w:type="dxa"/>
                <w:bottom w:w="0" w:type="dxa"/>
                <w:right w:w="0" w:type="dxa"/>
              </w:tblCellMar>
            </w:tblPrEx>
          </w:tblPrExChange>
        </w:tblPrEx>
        <w:trPr>
          <w:cantSplit/>
          <w:trHeight w:val="454" w:hRule="atLeast"/>
          <w:trPrChange w:id="619" w:author="WuKong-315" w:date="2020-11-11T17:31:00Z">
            <w:trPr>
              <w:cantSplit/>
              <w:trHeight w:val="454" w:hRule="atLeast"/>
            </w:trPr>
          </w:trPrChange>
        </w:trPr>
        <w:tc>
          <w:tcPr>
            <w:tcW w:w="2913" w:type="dxa"/>
            <w:tcBorders>
              <w:top w:val="nil"/>
              <w:left w:val="nil"/>
              <w:bottom w:val="nil"/>
              <w:right w:val="nil"/>
            </w:tcBorders>
            <w:shd w:val="clear" w:color="auto" w:fill="auto"/>
            <w:noWrap/>
            <w:tcMar>
              <w:top w:w="15" w:type="dxa"/>
              <w:left w:w="15" w:type="dxa"/>
              <w:right w:w="15" w:type="dxa"/>
            </w:tcMar>
            <w:vAlign w:val="center"/>
            <w:tcPrChange w:id="620" w:author="WuKong-315" w:date="2020-11-11T17:31:00Z">
              <w:tcPr>
                <w:tcW w:w="2913" w:type="dxa"/>
                <w:tcBorders>
                  <w:top w:val="nil"/>
                  <w:left w:val="nil"/>
                  <w:bottom w:val="nil"/>
                  <w:right w:val="nil"/>
                </w:tcBorders>
                <w:shd w:val="clear" w:color="auto" w:fill="auto"/>
                <w:noWrap/>
                <w:tcMar>
                  <w:top w:w="15" w:type="dxa"/>
                  <w:left w:w="15" w:type="dxa"/>
                  <w:right w:w="15" w:type="dxa"/>
                </w:tcMar>
                <w:vAlign w:val="center"/>
              </w:tcPr>
            </w:tcPrChange>
          </w:tcPr>
          <w:p>
            <w:pPr>
              <w:spacing w:line="240" w:lineRule="auto"/>
              <w:jc w:val="center"/>
              <w:pPrChange w:id="621" w:author="WuKong-315" w:date="2020-11-11T17:31:00Z">
                <w:pPr>
                  <w:spacing w:line="276" w:lineRule="auto"/>
                  <w:jc w:val="center"/>
                </w:pPr>
              </w:pPrChange>
            </w:pPr>
            <w:r>
              <w:rPr>
                <w:rFonts w:hint="eastAsia"/>
              </w:rPr>
              <w:t>ENSMUSG00000002265</w:t>
            </w:r>
          </w:p>
        </w:tc>
        <w:tc>
          <w:tcPr>
            <w:tcW w:w="1175" w:type="dxa"/>
            <w:tcBorders>
              <w:top w:val="nil"/>
              <w:left w:val="nil"/>
              <w:bottom w:val="nil"/>
              <w:right w:val="nil"/>
            </w:tcBorders>
            <w:shd w:val="clear" w:color="auto" w:fill="auto"/>
            <w:noWrap/>
            <w:tcMar>
              <w:top w:w="15" w:type="dxa"/>
              <w:left w:w="15" w:type="dxa"/>
              <w:right w:w="15" w:type="dxa"/>
            </w:tcMar>
            <w:vAlign w:val="center"/>
            <w:tcPrChange w:id="622" w:author="WuKong-315" w:date="2020-11-11T17:31:00Z">
              <w:tcPr>
                <w:tcW w:w="1175" w:type="dxa"/>
                <w:tcBorders>
                  <w:top w:val="nil"/>
                  <w:left w:val="nil"/>
                  <w:bottom w:val="nil"/>
                  <w:right w:val="nil"/>
                </w:tcBorders>
                <w:shd w:val="clear" w:color="auto" w:fill="auto"/>
                <w:noWrap/>
                <w:tcMar>
                  <w:top w:w="15" w:type="dxa"/>
                  <w:left w:w="15" w:type="dxa"/>
                  <w:right w:w="15" w:type="dxa"/>
                </w:tcMar>
                <w:vAlign w:val="center"/>
              </w:tcPr>
            </w:tcPrChange>
          </w:tcPr>
          <w:p>
            <w:pPr>
              <w:spacing w:line="240" w:lineRule="auto"/>
              <w:jc w:val="center"/>
              <w:pPrChange w:id="623" w:author="WuKong-315" w:date="2020-11-11T17:31:00Z">
                <w:pPr>
                  <w:spacing w:line="276" w:lineRule="auto"/>
                  <w:jc w:val="center"/>
                </w:pPr>
              </w:pPrChange>
            </w:pPr>
            <w:r>
              <w:rPr>
                <w:rFonts w:hint="eastAsia"/>
              </w:rPr>
              <w:t>Peg3</w:t>
            </w:r>
          </w:p>
        </w:tc>
        <w:tc>
          <w:tcPr>
            <w:tcW w:w="1325" w:type="dxa"/>
            <w:tcBorders>
              <w:top w:val="nil"/>
              <w:left w:val="nil"/>
              <w:bottom w:val="nil"/>
              <w:right w:val="nil"/>
            </w:tcBorders>
            <w:shd w:val="clear" w:color="auto" w:fill="auto"/>
            <w:noWrap/>
            <w:tcMar>
              <w:top w:w="15" w:type="dxa"/>
              <w:left w:w="15" w:type="dxa"/>
              <w:right w:w="15" w:type="dxa"/>
            </w:tcMar>
            <w:vAlign w:val="center"/>
            <w:tcPrChange w:id="624" w:author="WuKong-315" w:date="2020-11-11T17:31:00Z">
              <w:tcPr>
                <w:tcW w:w="1325" w:type="dxa"/>
                <w:tcBorders>
                  <w:top w:val="nil"/>
                  <w:left w:val="nil"/>
                  <w:bottom w:val="nil"/>
                  <w:right w:val="nil"/>
                </w:tcBorders>
                <w:shd w:val="clear" w:color="auto" w:fill="auto"/>
                <w:noWrap/>
                <w:tcMar>
                  <w:top w:w="15" w:type="dxa"/>
                  <w:left w:w="15" w:type="dxa"/>
                  <w:right w:w="15" w:type="dxa"/>
                </w:tcMar>
                <w:vAlign w:val="center"/>
              </w:tcPr>
            </w:tcPrChange>
          </w:tcPr>
          <w:p>
            <w:pPr>
              <w:spacing w:line="240" w:lineRule="auto"/>
              <w:jc w:val="center"/>
              <w:rPr>
                <w:rFonts w:asciiTheme="minorEastAsia" w:hAnsiTheme="minorEastAsia" w:eastAsiaTheme="minorEastAsia"/>
              </w:rPr>
              <w:pPrChange w:id="625" w:author="WuKong-315" w:date="2020-11-11T17:31:00Z">
                <w:pPr>
                  <w:spacing w:line="276" w:lineRule="auto"/>
                  <w:jc w:val="center"/>
                </w:pPr>
              </w:pPrChange>
            </w:pPr>
            <w:r>
              <w:rPr>
                <w:rFonts w:hint="eastAsia"/>
              </w:rPr>
              <w:t>1.99366</w:t>
            </w:r>
          </w:p>
        </w:tc>
        <w:tc>
          <w:tcPr>
            <w:tcW w:w="1437" w:type="dxa"/>
            <w:tcBorders>
              <w:top w:val="nil"/>
              <w:left w:val="nil"/>
              <w:bottom w:val="nil"/>
              <w:right w:val="nil"/>
            </w:tcBorders>
            <w:shd w:val="clear" w:color="auto" w:fill="auto"/>
            <w:noWrap/>
            <w:tcMar>
              <w:top w:w="15" w:type="dxa"/>
              <w:left w:w="15" w:type="dxa"/>
              <w:right w:w="15" w:type="dxa"/>
            </w:tcMar>
            <w:vAlign w:val="center"/>
            <w:tcPrChange w:id="626" w:author="WuKong-315" w:date="2020-11-11T17:31:00Z">
              <w:tcPr>
                <w:tcW w:w="1437" w:type="dxa"/>
                <w:tcBorders>
                  <w:top w:val="nil"/>
                  <w:left w:val="nil"/>
                  <w:bottom w:val="nil"/>
                  <w:right w:val="nil"/>
                </w:tcBorders>
                <w:shd w:val="clear" w:color="auto" w:fill="auto"/>
                <w:noWrap/>
                <w:tcMar>
                  <w:top w:w="15" w:type="dxa"/>
                  <w:left w:w="15" w:type="dxa"/>
                  <w:right w:w="15" w:type="dxa"/>
                </w:tcMar>
                <w:vAlign w:val="center"/>
              </w:tcPr>
            </w:tcPrChange>
          </w:tcPr>
          <w:p>
            <w:pPr>
              <w:spacing w:line="240" w:lineRule="auto"/>
              <w:jc w:val="center"/>
              <w:rPr>
                <w:rFonts w:asciiTheme="minorEastAsia" w:hAnsiTheme="minorEastAsia" w:eastAsiaTheme="minorEastAsia"/>
              </w:rPr>
              <w:pPrChange w:id="627" w:author="WuKong-315" w:date="2020-11-11T17:31:00Z">
                <w:pPr>
                  <w:spacing w:line="276" w:lineRule="auto"/>
                  <w:jc w:val="center"/>
                </w:pPr>
              </w:pPrChange>
            </w:pPr>
            <w:r>
              <w:rPr>
                <w:rFonts w:hint="eastAsia"/>
              </w:rPr>
              <w:t>5.94445</w:t>
            </w:r>
          </w:p>
        </w:tc>
        <w:tc>
          <w:tcPr>
            <w:tcW w:w="1488" w:type="dxa"/>
            <w:tcBorders>
              <w:top w:val="nil"/>
              <w:left w:val="nil"/>
              <w:bottom w:val="nil"/>
              <w:right w:val="nil"/>
            </w:tcBorders>
            <w:shd w:val="clear" w:color="auto" w:fill="auto"/>
            <w:noWrap/>
            <w:tcMar>
              <w:top w:w="15" w:type="dxa"/>
              <w:left w:w="15" w:type="dxa"/>
              <w:right w:w="15" w:type="dxa"/>
            </w:tcMar>
            <w:vAlign w:val="center"/>
            <w:tcPrChange w:id="628" w:author="WuKong-315" w:date="2020-11-11T17:31:00Z">
              <w:tcPr>
                <w:tcW w:w="1488" w:type="dxa"/>
                <w:tcBorders>
                  <w:top w:val="nil"/>
                  <w:left w:val="nil"/>
                  <w:bottom w:val="nil"/>
                  <w:right w:val="nil"/>
                </w:tcBorders>
                <w:shd w:val="clear" w:color="auto" w:fill="auto"/>
                <w:noWrap/>
                <w:tcMar>
                  <w:top w:w="15" w:type="dxa"/>
                  <w:left w:w="15" w:type="dxa"/>
                  <w:right w:w="15" w:type="dxa"/>
                </w:tcMar>
                <w:vAlign w:val="center"/>
              </w:tcPr>
            </w:tcPrChange>
          </w:tcPr>
          <w:p>
            <w:pPr>
              <w:spacing w:line="240" w:lineRule="auto"/>
              <w:jc w:val="center"/>
              <w:rPr>
                <w:rFonts w:asciiTheme="minorEastAsia" w:hAnsiTheme="minorEastAsia" w:eastAsiaTheme="minorEastAsia"/>
              </w:rPr>
              <w:pPrChange w:id="629" w:author="WuKong-315" w:date="2020-11-11T17:31:00Z">
                <w:pPr>
                  <w:spacing w:line="276" w:lineRule="auto"/>
                  <w:jc w:val="center"/>
                </w:pPr>
              </w:pPrChange>
            </w:pPr>
            <w:r>
              <w:rPr>
                <w:rFonts w:hint="eastAsia"/>
              </w:rPr>
              <w:t>1.57612</w:t>
            </w:r>
          </w:p>
        </w:tc>
      </w:tr>
      <w:tr>
        <w:tblPrEx>
          <w:tblCellMar>
            <w:top w:w="0" w:type="dxa"/>
            <w:left w:w="0" w:type="dxa"/>
            <w:bottom w:w="0" w:type="dxa"/>
            <w:right w:w="0" w:type="dxa"/>
          </w:tblCellMar>
          <w:tblPrExChange w:id="630" w:author="WuKong-315" w:date="2020-11-11T17:31:00Z">
            <w:tblPrEx>
              <w:tblCellMar>
                <w:top w:w="0" w:type="dxa"/>
                <w:left w:w="0" w:type="dxa"/>
                <w:bottom w:w="0" w:type="dxa"/>
                <w:right w:w="0" w:type="dxa"/>
              </w:tblCellMar>
            </w:tblPrEx>
          </w:tblPrExChange>
        </w:tblPrEx>
        <w:trPr>
          <w:cantSplit/>
          <w:trHeight w:val="454" w:hRule="atLeast"/>
          <w:trPrChange w:id="630" w:author="WuKong-315" w:date="2020-11-11T17:31:00Z">
            <w:trPr>
              <w:cantSplit/>
              <w:trHeight w:val="454" w:hRule="atLeast"/>
            </w:trPr>
          </w:trPrChange>
        </w:trPr>
        <w:tc>
          <w:tcPr>
            <w:tcW w:w="2913" w:type="dxa"/>
            <w:tcBorders>
              <w:top w:val="nil"/>
              <w:left w:val="nil"/>
              <w:bottom w:val="nil"/>
              <w:right w:val="nil"/>
            </w:tcBorders>
            <w:shd w:val="clear" w:color="auto" w:fill="auto"/>
            <w:noWrap/>
            <w:tcMar>
              <w:top w:w="15" w:type="dxa"/>
              <w:left w:w="15" w:type="dxa"/>
              <w:right w:w="15" w:type="dxa"/>
            </w:tcMar>
            <w:vAlign w:val="center"/>
            <w:tcPrChange w:id="631" w:author="WuKong-315" w:date="2020-11-11T17:31:00Z">
              <w:tcPr>
                <w:tcW w:w="2913" w:type="dxa"/>
                <w:tcBorders>
                  <w:top w:val="nil"/>
                  <w:left w:val="nil"/>
                  <w:bottom w:val="nil"/>
                  <w:right w:val="nil"/>
                </w:tcBorders>
                <w:shd w:val="clear" w:color="auto" w:fill="auto"/>
                <w:noWrap/>
                <w:tcMar>
                  <w:top w:w="15" w:type="dxa"/>
                  <w:left w:w="15" w:type="dxa"/>
                  <w:right w:w="15" w:type="dxa"/>
                </w:tcMar>
                <w:vAlign w:val="center"/>
              </w:tcPr>
            </w:tcPrChange>
          </w:tcPr>
          <w:p>
            <w:pPr>
              <w:spacing w:line="240" w:lineRule="auto"/>
              <w:jc w:val="center"/>
              <w:pPrChange w:id="632" w:author="WuKong-315" w:date="2020-11-11T17:31:00Z">
                <w:pPr>
                  <w:spacing w:line="276" w:lineRule="auto"/>
                  <w:jc w:val="center"/>
                </w:pPr>
              </w:pPrChange>
            </w:pPr>
            <w:r>
              <w:rPr>
                <w:rFonts w:hint="eastAsia"/>
              </w:rPr>
              <w:t>ENSMUSG00000002324</w:t>
            </w:r>
          </w:p>
        </w:tc>
        <w:tc>
          <w:tcPr>
            <w:tcW w:w="1175" w:type="dxa"/>
            <w:tcBorders>
              <w:top w:val="nil"/>
              <w:left w:val="nil"/>
              <w:bottom w:val="nil"/>
              <w:right w:val="nil"/>
            </w:tcBorders>
            <w:shd w:val="clear" w:color="auto" w:fill="auto"/>
            <w:noWrap/>
            <w:tcMar>
              <w:top w:w="15" w:type="dxa"/>
              <w:left w:w="15" w:type="dxa"/>
              <w:right w:w="15" w:type="dxa"/>
            </w:tcMar>
            <w:vAlign w:val="center"/>
            <w:tcPrChange w:id="633" w:author="WuKong-315" w:date="2020-11-11T17:31:00Z">
              <w:tcPr>
                <w:tcW w:w="1175" w:type="dxa"/>
                <w:tcBorders>
                  <w:top w:val="nil"/>
                  <w:left w:val="nil"/>
                  <w:bottom w:val="nil"/>
                  <w:right w:val="nil"/>
                </w:tcBorders>
                <w:shd w:val="clear" w:color="auto" w:fill="auto"/>
                <w:noWrap/>
                <w:tcMar>
                  <w:top w:w="15" w:type="dxa"/>
                  <w:left w:w="15" w:type="dxa"/>
                  <w:right w:w="15" w:type="dxa"/>
                </w:tcMar>
                <w:vAlign w:val="center"/>
              </w:tcPr>
            </w:tcPrChange>
          </w:tcPr>
          <w:p>
            <w:pPr>
              <w:spacing w:line="240" w:lineRule="auto"/>
              <w:jc w:val="center"/>
              <w:pPrChange w:id="634" w:author="WuKong-315" w:date="2020-11-11T17:31:00Z">
                <w:pPr>
                  <w:spacing w:line="276" w:lineRule="auto"/>
                  <w:jc w:val="center"/>
                </w:pPr>
              </w:pPrChange>
            </w:pPr>
            <w:r>
              <w:rPr>
                <w:rFonts w:hint="eastAsia"/>
              </w:rPr>
              <w:t>Rec8</w:t>
            </w:r>
          </w:p>
        </w:tc>
        <w:tc>
          <w:tcPr>
            <w:tcW w:w="1325" w:type="dxa"/>
            <w:tcBorders>
              <w:top w:val="nil"/>
              <w:left w:val="nil"/>
              <w:bottom w:val="nil"/>
              <w:right w:val="nil"/>
            </w:tcBorders>
            <w:shd w:val="clear" w:color="auto" w:fill="auto"/>
            <w:noWrap/>
            <w:tcMar>
              <w:top w:w="15" w:type="dxa"/>
              <w:left w:w="15" w:type="dxa"/>
              <w:right w:w="15" w:type="dxa"/>
            </w:tcMar>
            <w:vAlign w:val="center"/>
            <w:tcPrChange w:id="635" w:author="WuKong-315" w:date="2020-11-11T17:31:00Z">
              <w:tcPr>
                <w:tcW w:w="1325" w:type="dxa"/>
                <w:tcBorders>
                  <w:top w:val="nil"/>
                  <w:left w:val="nil"/>
                  <w:bottom w:val="nil"/>
                  <w:right w:val="nil"/>
                </w:tcBorders>
                <w:shd w:val="clear" w:color="auto" w:fill="auto"/>
                <w:noWrap/>
                <w:tcMar>
                  <w:top w:w="15" w:type="dxa"/>
                  <w:left w:w="15" w:type="dxa"/>
                  <w:right w:w="15" w:type="dxa"/>
                </w:tcMar>
                <w:vAlign w:val="center"/>
              </w:tcPr>
            </w:tcPrChange>
          </w:tcPr>
          <w:p>
            <w:pPr>
              <w:spacing w:line="240" w:lineRule="auto"/>
              <w:jc w:val="center"/>
              <w:rPr>
                <w:rFonts w:asciiTheme="minorEastAsia" w:hAnsiTheme="minorEastAsia" w:eastAsiaTheme="minorEastAsia"/>
              </w:rPr>
              <w:pPrChange w:id="636" w:author="WuKong-315" w:date="2020-11-11T17:31:00Z">
                <w:pPr>
                  <w:spacing w:line="276" w:lineRule="auto"/>
                  <w:jc w:val="center"/>
                </w:pPr>
              </w:pPrChange>
            </w:pPr>
            <w:r>
              <w:rPr>
                <w:rFonts w:hint="eastAsia"/>
              </w:rPr>
              <w:t>0.848075</w:t>
            </w:r>
          </w:p>
        </w:tc>
        <w:tc>
          <w:tcPr>
            <w:tcW w:w="1437" w:type="dxa"/>
            <w:tcBorders>
              <w:top w:val="nil"/>
              <w:left w:val="nil"/>
              <w:bottom w:val="nil"/>
              <w:right w:val="nil"/>
            </w:tcBorders>
            <w:shd w:val="clear" w:color="auto" w:fill="auto"/>
            <w:noWrap/>
            <w:tcMar>
              <w:top w:w="15" w:type="dxa"/>
              <w:left w:w="15" w:type="dxa"/>
              <w:right w:w="15" w:type="dxa"/>
            </w:tcMar>
            <w:vAlign w:val="center"/>
            <w:tcPrChange w:id="637" w:author="WuKong-315" w:date="2020-11-11T17:31:00Z">
              <w:tcPr>
                <w:tcW w:w="1437" w:type="dxa"/>
                <w:tcBorders>
                  <w:top w:val="nil"/>
                  <w:left w:val="nil"/>
                  <w:bottom w:val="nil"/>
                  <w:right w:val="nil"/>
                </w:tcBorders>
                <w:shd w:val="clear" w:color="auto" w:fill="auto"/>
                <w:noWrap/>
                <w:tcMar>
                  <w:top w:w="15" w:type="dxa"/>
                  <w:left w:w="15" w:type="dxa"/>
                  <w:right w:w="15" w:type="dxa"/>
                </w:tcMar>
                <w:vAlign w:val="center"/>
              </w:tcPr>
            </w:tcPrChange>
          </w:tcPr>
          <w:p>
            <w:pPr>
              <w:spacing w:line="240" w:lineRule="auto"/>
              <w:jc w:val="center"/>
              <w:rPr>
                <w:rFonts w:asciiTheme="minorEastAsia" w:hAnsiTheme="minorEastAsia" w:eastAsiaTheme="minorEastAsia"/>
              </w:rPr>
              <w:pPrChange w:id="638" w:author="WuKong-315" w:date="2020-11-11T17:31:00Z">
                <w:pPr>
                  <w:spacing w:line="276" w:lineRule="auto"/>
                  <w:jc w:val="center"/>
                </w:pPr>
              </w:pPrChange>
            </w:pPr>
            <w:r>
              <w:rPr>
                <w:rFonts w:hint="eastAsia"/>
              </w:rPr>
              <w:t>2.13979</w:t>
            </w:r>
          </w:p>
        </w:tc>
        <w:tc>
          <w:tcPr>
            <w:tcW w:w="1488" w:type="dxa"/>
            <w:tcBorders>
              <w:top w:val="nil"/>
              <w:left w:val="nil"/>
              <w:bottom w:val="nil"/>
              <w:right w:val="nil"/>
            </w:tcBorders>
            <w:shd w:val="clear" w:color="auto" w:fill="auto"/>
            <w:noWrap/>
            <w:tcMar>
              <w:top w:w="15" w:type="dxa"/>
              <w:left w:w="15" w:type="dxa"/>
              <w:right w:w="15" w:type="dxa"/>
            </w:tcMar>
            <w:vAlign w:val="center"/>
            <w:tcPrChange w:id="639" w:author="WuKong-315" w:date="2020-11-11T17:31:00Z">
              <w:tcPr>
                <w:tcW w:w="1488" w:type="dxa"/>
                <w:tcBorders>
                  <w:top w:val="nil"/>
                  <w:left w:val="nil"/>
                  <w:bottom w:val="nil"/>
                  <w:right w:val="nil"/>
                </w:tcBorders>
                <w:shd w:val="clear" w:color="auto" w:fill="auto"/>
                <w:noWrap/>
                <w:tcMar>
                  <w:top w:w="15" w:type="dxa"/>
                  <w:left w:w="15" w:type="dxa"/>
                  <w:right w:w="15" w:type="dxa"/>
                </w:tcMar>
                <w:vAlign w:val="center"/>
              </w:tcPr>
            </w:tcPrChange>
          </w:tcPr>
          <w:p>
            <w:pPr>
              <w:spacing w:line="240" w:lineRule="auto"/>
              <w:jc w:val="center"/>
              <w:rPr>
                <w:rFonts w:asciiTheme="minorEastAsia" w:hAnsiTheme="minorEastAsia" w:eastAsiaTheme="minorEastAsia"/>
              </w:rPr>
              <w:pPrChange w:id="640" w:author="WuKong-315" w:date="2020-11-11T17:31:00Z">
                <w:pPr>
                  <w:spacing w:line="276" w:lineRule="auto"/>
                  <w:jc w:val="center"/>
                </w:pPr>
              </w:pPrChange>
            </w:pPr>
            <w:r>
              <w:rPr>
                <w:rFonts w:hint="eastAsia"/>
              </w:rPr>
              <w:t>1.3352</w:t>
            </w:r>
          </w:p>
        </w:tc>
      </w:tr>
      <w:tr>
        <w:tblPrEx>
          <w:tblCellMar>
            <w:top w:w="0" w:type="dxa"/>
            <w:left w:w="0" w:type="dxa"/>
            <w:bottom w:w="0" w:type="dxa"/>
            <w:right w:w="0" w:type="dxa"/>
          </w:tblCellMar>
          <w:tblPrExChange w:id="641" w:author="WuKong-315" w:date="2020-11-11T17:31:00Z">
            <w:tblPrEx>
              <w:tblCellMar>
                <w:top w:w="0" w:type="dxa"/>
                <w:left w:w="0" w:type="dxa"/>
                <w:bottom w:w="0" w:type="dxa"/>
                <w:right w:w="0" w:type="dxa"/>
              </w:tblCellMar>
            </w:tblPrEx>
          </w:tblPrExChange>
        </w:tblPrEx>
        <w:trPr>
          <w:cantSplit/>
          <w:trHeight w:val="454" w:hRule="atLeast"/>
          <w:trPrChange w:id="641" w:author="WuKong-315" w:date="2020-11-11T17:31:00Z">
            <w:trPr>
              <w:cantSplit/>
              <w:trHeight w:val="454" w:hRule="atLeast"/>
            </w:trPr>
          </w:trPrChange>
        </w:trPr>
        <w:tc>
          <w:tcPr>
            <w:tcW w:w="2913" w:type="dxa"/>
            <w:tcBorders>
              <w:top w:val="nil"/>
              <w:left w:val="nil"/>
              <w:bottom w:val="nil"/>
              <w:right w:val="nil"/>
            </w:tcBorders>
            <w:shd w:val="clear" w:color="auto" w:fill="auto"/>
            <w:noWrap/>
            <w:tcMar>
              <w:top w:w="15" w:type="dxa"/>
              <w:left w:w="15" w:type="dxa"/>
              <w:right w:w="15" w:type="dxa"/>
            </w:tcMar>
            <w:vAlign w:val="center"/>
            <w:tcPrChange w:id="642" w:author="WuKong-315" w:date="2020-11-11T17:31:00Z">
              <w:tcPr>
                <w:tcW w:w="2913" w:type="dxa"/>
                <w:tcBorders>
                  <w:top w:val="nil"/>
                  <w:left w:val="nil"/>
                  <w:bottom w:val="nil"/>
                  <w:right w:val="nil"/>
                </w:tcBorders>
                <w:shd w:val="clear" w:color="auto" w:fill="auto"/>
                <w:noWrap/>
                <w:tcMar>
                  <w:top w:w="15" w:type="dxa"/>
                  <w:left w:w="15" w:type="dxa"/>
                  <w:right w:w="15" w:type="dxa"/>
                </w:tcMar>
                <w:vAlign w:val="center"/>
              </w:tcPr>
            </w:tcPrChange>
          </w:tcPr>
          <w:p>
            <w:pPr>
              <w:spacing w:line="240" w:lineRule="auto"/>
              <w:jc w:val="center"/>
              <w:pPrChange w:id="643" w:author="WuKong-315" w:date="2020-11-11T17:31:00Z">
                <w:pPr>
                  <w:spacing w:line="276" w:lineRule="auto"/>
                  <w:jc w:val="center"/>
                </w:pPr>
              </w:pPrChange>
            </w:pPr>
            <w:r>
              <w:rPr>
                <w:rFonts w:hint="eastAsia"/>
              </w:rPr>
              <w:t>ENSMUSG00000005373</w:t>
            </w:r>
          </w:p>
        </w:tc>
        <w:tc>
          <w:tcPr>
            <w:tcW w:w="1175" w:type="dxa"/>
            <w:tcBorders>
              <w:top w:val="nil"/>
              <w:left w:val="nil"/>
              <w:bottom w:val="nil"/>
              <w:right w:val="nil"/>
            </w:tcBorders>
            <w:shd w:val="clear" w:color="auto" w:fill="auto"/>
            <w:noWrap/>
            <w:tcMar>
              <w:top w:w="15" w:type="dxa"/>
              <w:left w:w="15" w:type="dxa"/>
              <w:right w:w="15" w:type="dxa"/>
            </w:tcMar>
            <w:vAlign w:val="center"/>
            <w:tcPrChange w:id="644" w:author="WuKong-315" w:date="2020-11-11T17:31:00Z">
              <w:tcPr>
                <w:tcW w:w="1175" w:type="dxa"/>
                <w:tcBorders>
                  <w:top w:val="nil"/>
                  <w:left w:val="nil"/>
                  <w:bottom w:val="nil"/>
                  <w:right w:val="nil"/>
                </w:tcBorders>
                <w:shd w:val="clear" w:color="auto" w:fill="auto"/>
                <w:noWrap/>
                <w:tcMar>
                  <w:top w:w="15" w:type="dxa"/>
                  <w:left w:w="15" w:type="dxa"/>
                  <w:right w:w="15" w:type="dxa"/>
                </w:tcMar>
                <w:vAlign w:val="center"/>
              </w:tcPr>
            </w:tcPrChange>
          </w:tcPr>
          <w:p>
            <w:pPr>
              <w:spacing w:line="240" w:lineRule="auto"/>
              <w:jc w:val="center"/>
              <w:pPrChange w:id="645" w:author="WuKong-315" w:date="2020-11-11T17:31:00Z">
                <w:pPr>
                  <w:spacing w:line="276" w:lineRule="auto"/>
                  <w:jc w:val="center"/>
                </w:pPr>
              </w:pPrChange>
            </w:pPr>
            <w:r>
              <w:rPr>
                <w:rFonts w:hint="eastAsia"/>
              </w:rPr>
              <w:t>Mlxipl</w:t>
            </w:r>
          </w:p>
        </w:tc>
        <w:tc>
          <w:tcPr>
            <w:tcW w:w="1325" w:type="dxa"/>
            <w:tcBorders>
              <w:top w:val="nil"/>
              <w:left w:val="nil"/>
              <w:bottom w:val="nil"/>
              <w:right w:val="nil"/>
            </w:tcBorders>
            <w:shd w:val="clear" w:color="auto" w:fill="auto"/>
            <w:noWrap/>
            <w:tcMar>
              <w:top w:w="15" w:type="dxa"/>
              <w:left w:w="15" w:type="dxa"/>
              <w:right w:w="15" w:type="dxa"/>
            </w:tcMar>
            <w:vAlign w:val="center"/>
            <w:tcPrChange w:id="646" w:author="WuKong-315" w:date="2020-11-11T17:31:00Z">
              <w:tcPr>
                <w:tcW w:w="1325" w:type="dxa"/>
                <w:tcBorders>
                  <w:top w:val="nil"/>
                  <w:left w:val="nil"/>
                  <w:bottom w:val="nil"/>
                  <w:right w:val="nil"/>
                </w:tcBorders>
                <w:shd w:val="clear" w:color="auto" w:fill="auto"/>
                <w:noWrap/>
                <w:tcMar>
                  <w:top w:w="15" w:type="dxa"/>
                  <w:left w:w="15" w:type="dxa"/>
                  <w:right w:w="15" w:type="dxa"/>
                </w:tcMar>
                <w:vAlign w:val="center"/>
              </w:tcPr>
            </w:tcPrChange>
          </w:tcPr>
          <w:p>
            <w:pPr>
              <w:spacing w:line="240" w:lineRule="auto"/>
              <w:jc w:val="center"/>
              <w:rPr>
                <w:rFonts w:asciiTheme="minorEastAsia" w:hAnsiTheme="minorEastAsia" w:eastAsiaTheme="minorEastAsia"/>
              </w:rPr>
              <w:pPrChange w:id="647" w:author="WuKong-315" w:date="2020-11-11T17:31:00Z">
                <w:pPr>
                  <w:spacing w:line="276" w:lineRule="auto"/>
                  <w:jc w:val="center"/>
                </w:pPr>
              </w:pPrChange>
            </w:pPr>
            <w:r>
              <w:rPr>
                <w:rFonts w:hint="eastAsia"/>
              </w:rPr>
              <w:t>74.6797</w:t>
            </w:r>
          </w:p>
        </w:tc>
        <w:tc>
          <w:tcPr>
            <w:tcW w:w="1437" w:type="dxa"/>
            <w:tcBorders>
              <w:top w:val="nil"/>
              <w:left w:val="nil"/>
              <w:bottom w:val="nil"/>
              <w:right w:val="nil"/>
            </w:tcBorders>
            <w:shd w:val="clear" w:color="auto" w:fill="auto"/>
            <w:noWrap/>
            <w:tcMar>
              <w:top w:w="15" w:type="dxa"/>
              <w:left w:w="15" w:type="dxa"/>
              <w:right w:w="15" w:type="dxa"/>
            </w:tcMar>
            <w:vAlign w:val="center"/>
            <w:tcPrChange w:id="648" w:author="WuKong-315" w:date="2020-11-11T17:31:00Z">
              <w:tcPr>
                <w:tcW w:w="1437" w:type="dxa"/>
                <w:tcBorders>
                  <w:top w:val="nil"/>
                  <w:left w:val="nil"/>
                  <w:bottom w:val="nil"/>
                  <w:right w:val="nil"/>
                </w:tcBorders>
                <w:shd w:val="clear" w:color="auto" w:fill="auto"/>
                <w:noWrap/>
                <w:tcMar>
                  <w:top w:w="15" w:type="dxa"/>
                  <w:left w:w="15" w:type="dxa"/>
                  <w:right w:w="15" w:type="dxa"/>
                </w:tcMar>
                <w:vAlign w:val="center"/>
              </w:tcPr>
            </w:tcPrChange>
          </w:tcPr>
          <w:p>
            <w:pPr>
              <w:spacing w:line="240" w:lineRule="auto"/>
              <w:jc w:val="center"/>
              <w:rPr>
                <w:rFonts w:asciiTheme="minorEastAsia" w:hAnsiTheme="minorEastAsia" w:eastAsiaTheme="minorEastAsia"/>
              </w:rPr>
              <w:pPrChange w:id="649" w:author="WuKong-315" w:date="2020-11-11T17:31:00Z">
                <w:pPr>
                  <w:spacing w:line="276" w:lineRule="auto"/>
                  <w:jc w:val="center"/>
                </w:pPr>
              </w:pPrChange>
            </w:pPr>
            <w:r>
              <w:rPr>
                <w:rFonts w:hint="eastAsia"/>
              </w:rPr>
              <w:t>164.605</w:t>
            </w:r>
          </w:p>
        </w:tc>
        <w:tc>
          <w:tcPr>
            <w:tcW w:w="1488" w:type="dxa"/>
            <w:tcBorders>
              <w:top w:val="nil"/>
              <w:left w:val="nil"/>
              <w:bottom w:val="nil"/>
              <w:right w:val="nil"/>
            </w:tcBorders>
            <w:shd w:val="clear" w:color="auto" w:fill="auto"/>
            <w:noWrap/>
            <w:tcMar>
              <w:top w:w="15" w:type="dxa"/>
              <w:left w:w="15" w:type="dxa"/>
              <w:right w:w="15" w:type="dxa"/>
            </w:tcMar>
            <w:vAlign w:val="center"/>
            <w:tcPrChange w:id="650" w:author="WuKong-315" w:date="2020-11-11T17:31:00Z">
              <w:tcPr>
                <w:tcW w:w="1488" w:type="dxa"/>
                <w:tcBorders>
                  <w:top w:val="nil"/>
                  <w:left w:val="nil"/>
                  <w:bottom w:val="nil"/>
                  <w:right w:val="nil"/>
                </w:tcBorders>
                <w:shd w:val="clear" w:color="auto" w:fill="auto"/>
                <w:noWrap/>
                <w:tcMar>
                  <w:top w:w="15" w:type="dxa"/>
                  <w:left w:w="15" w:type="dxa"/>
                  <w:right w:w="15" w:type="dxa"/>
                </w:tcMar>
                <w:vAlign w:val="center"/>
              </w:tcPr>
            </w:tcPrChange>
          </w:tcPr>
          <w:p>
            <w:pPr>
              <w:spacing w:line="240" w:lineRule="auto"/>
              <w:jc w:val="center"/>
              <w:rPr>
                <w:rFonts w:asciiTheme="minorEastAsia" w:hAnsiTheme="minorEastAsia" w:eastAsiaTheme="minorEastAsia"/>
              </w:rPr>
              <w:pPrChange w:id="651" w:author="WuKong-315" w:date="2020-11-11T17:31:00Z">
                <w:pPr>
                  <w:spacing w:line="276" w:lineRule="auto"/>
                  <w:jc w:val="center"/>
                </w:pPr>
              </w:pPrChange>
            </w:pPr>
            <w:r>
              <w:rPr>
                <w:rFonts w:hint="eastAsia"/>
              </w:rPr>
              <w:t>1.14022</w:t>
            </w:r>
          </w:p>
        </w:tc>
      </w:tr>
      <w:tr>
        <w:tblPrEx>
          <w:tblCellMar>
            <w:top w:w="0" w:type="dxa"/>
            <w:left w:w="0" w:type="dxa"/>
            <w:bottom w:w="0" w:type="dxa"/>
            <w:right w:w="0" w:type="dxa"/>
          </w:tblCellMar>
          <w:tblPrExChange w:id="652" w:author="WuKong-315" w:date="2020-11-11T17:31:00Z">
            <w:tblPrEx>
              <w:tblCellMar>
                <w:top w:w="0" w:type="dxa"/>
                <w:left w:w="0" w:type="dxa"/>
                <w:bottom w:w="0" w:type="dxa"/>
                <w:right w:w="0" w:type="dxa"/>
              </w:tblCellMar>
            </w:tblPrEx>
          </w:tblPrExChange>
        </w:tblPrEx>
        <w:trPr>
          <w:cantSplit/>
          <w:trHeight w:val="454" w:hRule="atLeast"/>
          <w:trPrChange w:id="652" w:author="WuKong-315" w:date="2020-11-11T17:31:00Z">
            <w:trPr>
              <w:cantSplit/>
              <w:trHeight w:val="454" w:hRule="atLeast"/>
            </w:trPr>
          </w:trPrChange>
        </w:trPr>
        <w:tc>
          <w:tcPr>
            <w:tcW w:w="2913" w:type="dxa"/>
            <w:tcBorders>
              <w:top w:val="nil"/>
              <w:left w:val="nil"/>
              <w:right w:val="nil"/>
            </w:tcBorders>
            <w:shd w:val="clear" w:color="auto" w:fill="auto"/>
            <w:noWrap/>
            <w:tcMar>
              <w:top w:w="15" w:type="dxa"/>
              <w:left w:w="15" w:type="dxa"/>
              <w:right w:w="15" w:type="dxa"/>
            </w:tcMar>
            <w:vAlign w:val="center"/>
            <w:tcPrChange w:id="653" w:author="WuKong-315" w:date="2020-11-11T17:31:00Z">
              <w:tcPr>
                <w:tcW w:w="2913" w:type="dxa"/>
                <w:tcBorders>
                  <w:top w:val="nil"/>
                  <w:left w:val="nil"/>
                  <w:right w:val="nil"/>
                </w:tcBorders>
                <w:shd w:val="clear" w:color="auto" w:fill="auto"/>
                <w:noWrap/>
                <w:tcMar>
                  <w:top w:w="15" w:type="dxa"/>
                  <w:left w:w="15" w:type="dxa"/>
                  <w:right w:w="15" w:type="dxa"/>
                </w:tcMar>
                <w:vAlign w:val="center"/>
              </w:tcPr>
            </w:tcPrChange>
          </w:tcPr>
          <w:p>
            <w:pPr>
              <w:spacing w:line="240" w:lineRule="auto"/>
              <w:jc w:val="center"/>
              <w:pPrChange w:id="654" w:author="WuKong-315" w:date="2020-11-11T17:31:00Z">
                <w:pPr>
                  <w:spacing w:line="276" w:lineRule="auto"/>
                  <w:jc w:val="center"/>
                </w:pPr>
              </w:pPrChange>
            </w:pPr>
            <w:r>
              <w:rPr>
                <w:rFonts w:hint="eastAsia"/>
              </w:rPr>
              <w:t>ENSMUSG00000007617</w:t>
            </w:r>
          </w:p>
        </w:tc>
        <w:tc>
          <w:tcPr>
            <w:tcW w:w="1175" w:type="dxa"/>
            <w:tcBorders>
              <w:top w:val="nil"/>
              <w:left w:val="nil"/>
              <w:right w:val="nil"/>
            </w:tcBorders>
            <w:shd w:val="clear" w:color="auto" w:fill="auto"/>
            <w:noWrap/>
            <w:tcMar>
              <w:top w:w="15" w:type="dxa"/>
              <w:left w:w="15" w:type="dxa"/>
              <w:right w:w="15" w:type="dxa"/>
            </w:tcMar>
            <w:vAlign w:val="center"/>
            <w:tcPrChange w:id="655" w:author="WuKong-315" w:date="2020-11-11T17:31:00Z">
              <w:tcPr>
                <w:tcW w:w="1175" w:type="dxa"/>
                <w:tcBorders>
                  <w:top w:val="nil"/>
                  <w:left w:val="nil"/>
                  <w:right w:val="nil"/>
                </w:tcBorders>
                <w:shd w:val="clear" w:color="auto" w:fill="auto"/>
                <w:noWrap/>
                <w:tcMar>
                  <w:top w:w="15" w:type="dxa"/>
                  <w:left w:w="15" w:type="dxa"/>
                  <w:right w:w="15" w:type="dxa"/>
                </w:tcMar>
                <w:vAlign w:val="center"/>
              </w:tcPr>
            </w:tcPrChange>
          </w:tcPr>
          <w:p>
            <w:pPr>
              <w:spacing w:line="240" w:lineRule="auto"/>
              <w:jc w:val="center"/>
              <w:pPrChange w:id="656" w:author="WuKong-315" w:date="2020-11-11T17:31:00Z">
                <w:pPr>
                  <w:spacing w:line="276" w:lineRule="auto"/>
                  <w:jc w:val="center"/>
                </w:pPr>
              </w:pPrChange>
            </w:pPr>
            <w:r>
              <w:rPr>
                <w:rFonts w:hint="eastAsia"/>
              </w:rPr>
              <w:t>Homer1</w:t>
            </w:r>
          </w:p>
        </w:tc>
        <w:tc>
          <w:tcPr>
            <w:tcW w:w="1325" w:type="dxa"/>
            <w:tcBorders>
              <w:top w:val="nil"/>
              <w:left w:val="nil"/>
              <w:right w:val="nil"/>
            </w:tcBorders>
            <w:shd w:val="clear" w:color="auto" w:fill="auto"/>
            <w:noWrap/>
            <w:tcMar>
              <w:top w:w="15" w:type="dxa"/>
              <w:left w:w="15" w:type="dxa"/>
              <w:right w:w="15" w:type="dxa"/>
            </w:tcMar>
            <w:vAlign w:val="center"/>
            <w:tcPrChange w:id="657" w:author="WuKong-315" w:date="2020-11-11T17:31:00Z">
              <w:tcPr>
                <w:tcW w:w="1325" w:type="dxa"/>
                <w:tcBorders>
                  <w:top w:val="nil"/>
                  <w:left w:val="nil"/>
                  <w:right w:val="nil"/>
                </w:tcBorders>
                <w:shd w:val="clear" w:color="auto" w:fill="auto"/>
                <w:noWrap/>
                <w:tcMar>
                  <w:top w:w="15" w:type="dxa"/>
                  <w:left w:w="15" w:type="dxa"/>
                  <w:right w:w="15" w:type="dxa"/>
                </w:tcMar>
                <w:vAlign w:val="center"/>
              </w:tcPr>
            </w:tcPrChange>
          </w:tcPr>
          <w:p>
            <w:pPr>
              <w:spacing w:line="240" w:lineRule="auto"/>
              <w:jc w:val="center"/>
              <w:rPr>
                <w:rFonts w:asciiTheme="minorEastAsia" w:hAnsiTheme="minorEastAsia" w:eastAsiaTheme="minorEastAsia"/>
              </w:rPr>
              <w:pPrChange w:id="658" w:author="WuKong-315" w:date="2020-11-11T17:31:00Z">
                <w:pPr>
                  <w:spacing w:line="276" w:lineRule="auto"/>
                  <w:jc w:val="center"/>
                </w:pPr>
              </w:pPrChange>
            </w:pPr>
            <w:r>
              <w:rPr>
                <w:rFonts w:hint="eastAsia"/>
              </w:rPr>
              <w:t>1.96549</w:t>
            </w:r>
          </w:p>
        </w:tc>
        <w:tc>
          <w:tcPr>
            <w:tcW w:w="1437" w:type="dxa"/>
            <w:tcBorders>
              <w:top w:val="nil"/>
              <w:left w:val="nil"/>
              <w:right w:val="nil"/>
            </w:tcBorders>
            <w:shd w:val="clear" w:color="auto" w:fill="auto"/>
            <w:noWrap/>
            <w:tcMar>
              <w:top w:w="15" w:type="dxa"/>
              <w:left w:w="15" w:type="dxa"/>
              <w:right w:w="15" w:type="dxa"/>
            </w:tcMar>
            <w:vAlign w:val="center"/>
            <w:tcPrChange w:id="659" w:author="WuKong-315" w:date="2020-11-11T17:31:00Z">
              <w:tcPr>
                <w:tcW w:w="1437" w:type="dxa"/>
                <w:tcBorders>
                  <w:top w:val="nil"/>
                  <w:left w:val="nil"/>
                  <w:right w:val="nil"/>
                </w:tcBorders>
                <w:shd w:val="clear" w:color="auto" w:fill="auto"/>
                <w:noWrap/>
                <w:tcMar>
                  <w:top w:w="15" w:type="dxa"/>
                  <w:left w:w="15" w:type="dxa"/>
                  <w:right w:w="15" w:type="dxa"/>
                </w:tcMar>
                <w:vAlign w:val="center"/>
              </w:tcPr>
            </w:tcPrChange>
          </w:tcPr>
          <w:p>
            <w:pPr>
              <w:spacing w:line="240" w:lineRule="auto"/>
              <w:jc w:val="center"/>
              <w:rPr>
                <w:rFonts w:asciiTheme="minorEastAsia" w:hAnsiTheme="minorEastAsia" w:eastAsiaTheme="minorEastAsia"/>
              </w:rPr>
              <w:pPrChange w:id="660" w:author="WuKong-315" w:date="2020-11-11T17:31:00Z">
                <w:pPr>
                  <w:spacing w:line="276" w:lineRule="auto"/>
                  <w:jc w:val="center"/>
                </w:pPr>
              </w:pPrChange>
            </w:pPr>
            <w:r>
              <w:rPr>
                <w:rFonts w:hint="eastAsia"/>
              </w:rPr>
              <w:t>4.55381</w:t>
            </w:r>
          </w:p>
        </w:tc>
        <w:tc>
          <w:tcPr>
            <w:tcW w:w="1488" w:type="dxa"/>
            <w:tcBorders>
              <w:top w:val="nil"/>
              <w:left w:val="nil"/>
              <w:right w:val="nil"/>
            </w:tcBorders>
            <w:shd w:val="clear" w:color="auto" w:fill="auto"/>
            <w:noWrap/>
            <w:tcMar>
              <w:top w:w="15" w:type="dxa"/>
              <w:left w:w="15" w:type="dxa"/>
              <w:right w:w="15" w:type="dxa"/>
            </w:tcMar>
            <w:vAlign w:val="center"/>
            <w:tcPrChange w:id="661" w:author="WuKong-315" w:date="2020-11-11T17:31:00Z">
              <w:tcPr>
                <w:tcW w:w="1488" w:type="dxa"/>
                <w:tcBorders>
                  <w:top w:val="nil"/>
                  <w:left w:val="nil"/>
                  <w:right w:val="nil"/>
                </w:tcBorders>
                <w:shd w:val="clear" w:color="auto" w:fill="auto"/>
                <w:noWrap/>
                <w:tcMar>
                  <w:top w:w="15" w:type="dxa"/>
                  <w:left w:w="15" w:type="dxa"/>
                  <w:right w:w="15" w:type="dxa"/>
                </w:tcMar>
                <w:vAlign w:val="center"/>
              </w:tcPr>
            </w:tcPrChange>
          </w:tcPr>
          <w:p>
            <w:pPr>
              <w:spacing w:line="240" w:lineRule="auto"/>
              <w:jc w:val="center"/>
              <w:rPr>
                <w:rFonts w:asciiTheme="minorEastAsia" w:hAnsiTheme="minorEastAsia" w:eastAsiaTheme="minorEastAsia"/>
              </w:rPr>
              <w:pPrChange w:id="662" w:author="WuKong-315" w:date="2020-11-11T17:31:00Z">
                <w:pPr>
                  <w:spacing w:line="276" w:lineRule="auto"/>
                  <w:jc w:val="center"/>
                </w:pPr>
              </w:pPrChange>
            </w:pPr>
            <w:r>
              <w:rPr>
                <w:rFonts w:hint="eastAsia"/>
              </w:rPr>
              <w:t>1.21218</w:t>
            </w:r>
          </w:p>
        </w:tc>
      </w:tr>
      <w:tr>
        <w:tblPrEx>
          <w:tblCellMar>
            <w:top w:w="0" w:type="dxa"/>
            <w:left w:w="0" w:type="dxa"/>
            <w:bottom w:w="0" w:type="dxa"/>
            <w:right w:w="0" w:type="dxa"/>
          </w:tblCellMar>
        </w:tblPrEx>
        <w:trPr>
          <w:cantSplit/>
          <w:trHeight w:val="454" w:hRule="atLeast"/>
        </w:trPr>
        <w:tc>
          <w:tcPr>
            <w:tcW w:w="2913" w:type="dxa"/>
            <w:tcBorders>
              <w:top w:val="nil"/>
              <w:left w:val="nil"/>
              <w:bottom w:val="single" w:color="auto" w:sz="12" w:space="0"/>
              <w:right w:val="nil"/>
            </w:tcBorders>
            <w:shd w:val="clear" w:color="auto" w:fill="auto"/>
            <w:noWrap/>
            <w:tcMar>
              <w:top w:w="15" w:type="dxa"/>
              <w:left w:w="15" w:type="dxa"/>
              <w:right w:w="15" w:type="dxa"/>
            </w:tcMar>
            <w:vAlign w:val="center"/>
          </w:tcPr>
          <w:p>
            <w:pPr>
              <w:spacing w:line="276" w:lineRule="auto"/>
              <w:jc w:val="center"/>
            </w:pPr>
            <w:r>
              <w:rPr>
                <w:rFonts w:hint="eastAsia"/>
              </w:rPr>
              <w:t>...</w:t>
            </w:r>
          </w:p>
        </w:tc>
        <w:tc>
          <w:tcPr>
            <w:tcW w:w="1175" w:type="dxa"/>
            <w:tcBorders>
              <w:top w:val="nil"/>
              <w:left w:val="nil"/>
              <w:bottom w:val="single" w:color="auto" w:sz="12" w:space="0"/>
              <w:right w:val="nil"/>
            </w:tcBorders>
            <w:shd w:val="clear" w:color="auto" w:fill="auto"/>
            <w:noWrap/>
            <w:tcMar>
              <w:top w:w="15" w:type="dxa"/>
              <w:left w:w="15" w:type="dxa"/>
              <w:right w:w="15" w:type="dxa"/>
            </w:tcMar>
            <w:vAlign w:val="center"/>
          </w:tcPr>
          <w:p>
            <w:pPr>
              <w:spacing w:line="276" w:lineRule="auto"/>
              <w:jc w:val="center"/>
            </w:pPr>
            <w:r>
              <w:rPr>
                <w:rFonts w:hint="eastAsia"/>
              </w:rPr>
              <w:t>...</w:t>
            </w:r>
          </w:p>
        </w:tc>
        <w:tc>
          <w:tcPr>
            <w:tcW w:w="1325" w:type="dxa"/>
            <w:tcBorders>
              <w:top w:val="nil"/>
              <w:left w:val="nil"/>
              <w:bottom w:val="single" w:color="auto" w:sz="12" w:space="0"/>
              <w:right w:val="nil"/>
            </w:tcBorders>
            <w:shd w:val="clear" w:color="auto" w:fill="auto"/>
            <w:noWrap/>
            <w:tcMar>
              <w:top w:w="15" w:type="dxa"/>
              <w:left w:w="15" w:type="dxa"/>
              <w:right w:w="15" w:type="dxa"/>
            </w:tcMar>
            <w:vAlign w:val="center"/>
          </w:tcPr>
          <w:p>
            <w:pPr>
              <w:spacing w:line="276" w:lineRule="auto"/>
              <w:jc w:val="center"/>
            </w:pPr>
            <w:r>
              <w:rPr>
                <w:rFonts w:hint="eastAsia"/>
              </w:rPr>
              <w:t>...</w:t>
            </w:r>
          </w:p>
        </w:tc>
        <w:tc>
          <w:tcPr>
            <w:tcW w:w="1437" w:type="dxa"/>
            <w:tcBorders>
              <w:top w:val="nil"/>
              <w:left w:val="nil"/>
              <w:bottom w:val="single" w:color="auto" w:sz="12" w:space="0"/>
              <w:right w:val="nil"/>
            </w:tcBorders>
            <w:shd w:val="clear" w:color="auto" w:fill="auto"/>
            <w:noWrap/>
            <w:tcMar>
              <w:top w:w="15" w:type="dxa"/>
              <w:left w:w="15" w:type="dxa"/>
              <w:right w:w="15" w:type="dxa"/>
            </w:tcMar>
            <w:vAlign w:val="center"/>
          </w:tcPr>
          <w:p>
            <w:pPr>
              <w:spacing w:line="276" w:lineRule="auto"/>
              <w:jc w:val="center"/>
            </w:pPr>
            <w:r>
              <w:rPr>
                <w:rFonts w:hint="eastAsia"/>
              </w:rPr>
              <w:t>...</w:t>
            </w:r>
          </w:p>
        </w:tc>
        <w:tc>
          <w:tcPr>
            <w:tcW w:w="1488" w:type="dxa"/>
            <w:tcBorders>
              <w:top w:val="nil"/>
              <w:left w:val="nil"/>
              <w:bottom w:val="single" w:color="auto" w:sz="12" w:space="0"/>
              <w:right w:val="nil"/>
            </w:tcBorders>
            <w:shd w:val="clear" w:color="auto" w:fill="auto"/>
            <w:noWrap/>
            <w:tcMar>
              <w:top w:w="15" w:type="dxa"/>
              <w:left w:w="15" w:type="dxa"/>
              <w:right w:w="15" w:type="dxa"/>
            </w:tcMar>
            <w:vAlign w:val="center"/>
          </w:tcPr>
          <w:p>
            <w:pPr>
              <w:spacing w:line="276" w:lineRule="auto"/>
              <w:jc w:val="center"/>
            </w:pPr>
            <w:r>
              <w:rPr>
                <w:rFonts w:hint="eastAsia"/>
              </w:rPr>
              <w:t>...</w:t>
            </w:r>
          </w:p>
        </w:tc>
      </w:tr>
    </w:tbl>
    <w:p>
      <w:pPr>
        <w:pStyle w:val="42"/>
        <w:ind w:firstLine="0"/>
        <w:rPr>
          <w:b/>
          <w:bCs/>
        </w:rPr>
      </w:pPr>
      <w:r>
        <w:rPr>
          <w:rFonts w:hint="eastAsia"/>
          <w:b/>
          <w:bCs/>
        </w:rPr>
        <w:t>备注：</w:t>
      </w:r>
    </w:p>
    <w:p>
      <w:pPr>
        <w:pStyle w:val="42"/>
        <w:numPr>
          <w:ilvl w:val="0"/>
          <w:numId w:val="7"/>
        </w:numPr>
        <w:rPr>
          <w:sz w:val="22"/>
          <w:szCs w:val="22"/>
        </w:rPr>
      </w:pPr>
      <w:r>
        <w:rPr>
          <w:rFonts w:hint="eastAsia"/>
          <w:sz w:val="22"/>
          <w:szCs w:val="22"/>
        </w:rPr>
        <w:t>差异表达基因筛选条件：cutoff: p-value &lt; 0.05；</w:t>
      </w:r>
    </w:p>
    <w:p>
      <w:pPr>
        <w:pStyle w:val="42"/>
        <w:numPr>
          <w:ilvl w:val="0"/>
          <w:numId w:val="7"/>
        </w:numPr>
        <w:rPr>
          <w:sz w:val="22"/>
          <w:szCs w:val="22"/>
        </w:rPr>
      </w:pPr>
      <w:r>
        <w:rPr>
          <w:rFonts w:hint="eastAsia"/>
          <w:sz w:val="22"/>
          <w:szCs w:val="22"/>
        </w:rPr>
        <w:t>完整列表见附件“</w:t>
      </w:r>
      <w:r>
        <w:rPr>
          <w:sz w:val="22"/>
          <w:szCs w:val="22"/>
        </w:rPr>
        <w:t>phase6-diffGene_up&amp;down</w:t>
      </w:r>
      <w:r>
        <w:rPr>
          <w:rFonts w:hint="eastAsia"/>
          <w:sz w:val="22"/>
          <w:szCs w:val="22"/>
        </w:rPr>
        <w:t>”</w:t>
      </w:r>
    </w:p>
    <w:p>
      <w:pPr>
        <w:pStyle w:val="42"/>
        <w:numPr>
          <w:ilvl w:val="0"/>
          <w:numId w:val="7"/>
        </w:numPr>
      </w:pPr>
      <w:r>
        <w:rPr>
          <w:rFonts w:hint="eastAsia"/>
        </w:rPr>
        <w:t>表达值为F</w:t>
      </w:r>
      <w:r>
        <w:t>PKM</w:t>
      </w:r>
      <w:r>
        <w:rPr>
          <w:rFonts w:hint="eastAsia"/>
        </w:rPr>
        <w:t>值。</w:t>
      </w:r>
    </w:p>
    <w:p>
      <w:pPr>
        <w:rPr>
          <w:sz w:val="22"/>
          <w:szCs w:val="22"/>
        </w:rPr>
      </w:pPr>
    </w:p>
    <w:p>
      <w:pPr>
        <w:rPr>
          <w:ins w:id="663" w:author="WuKong-315" w:date="2020-11-11T17:34:00Z"/>
          <w:b/>
        </w:rPr>
      </w:pPr>
      <w:r>
        <w:rPr>
          <w:rFonts w:hint="eastAsia"/>
          <w:b/>
        </w:rPr>
        <w:t>3</w:t>
      </w:r>
      <w:r>
        <w:rPr>
          <w:b/>
        </w:rPr>
        <w:t>.</w:t>
      </w:r>
      <w:r>
        <w:rPr>
          <w:rFonts w:hint="eastAsia"/>
          <w:b/>
        </w:rPr>
        <w:t>3.7</w:t>
      </w:r>
      <w:r>
        <w:rPr>
          <w:b/>
        </w:rPr>
        <w:t xml:space="preserve"> </w:t>
      </w:r>
      <w:r>
        <w:rPr>
          <w:rFonts w:hint="eastAsia"/>
          <w:b/>
        </w:rPr>
        <w:t>差异表达基因结果统计</w:t>
      </w:r>
    </w:p>
    <w:p>
      <w:pPr>
        <w:rPr>
          <w:rFonts w:hint="eastAsia"/>
        </w:rPr>
      </w:pPr>
      <w:ins w:id="664" w:author="WuKong-315" w:date="2020-11-11T17:34:00Z">
        <w:r>
          <w:rPr>
            <w:rFonts w:hint="eastAsia"/>
          </w:rPr>
          <w:t xml:space="preserve"> </w:t>
        </w:r>
      </w:ins>
      <w:ins w:id="665" w:author="WuKong-315" w:date="2020-11-11T17:34:00Z">
        <w:r>
          <w:rPr/>
          <w:t xml:space="preserve"> </w:t>
        </w:r>
      </w:ins>
      <w:ins w:id="666" w:author="WuKong-315" w:date="2020-11-11T17:34:00Z">
        <w:r>
          <w:rPr>
            <w:rFonts w:hint="eastAsia"/>
          </w:rPr>
          <w:t>根据</w:t>
        </w:r>
      </w:ins>
      <w:ins w:id="667" w:author="WuKong-315" w:date="2020-11-11T17:35:00Z">
        <w:r>
          <w:rPr>
            <w:rFonts w:hint="eastAsia"/>
          </w:rPr>
          <w:t>实验设计，与对照组相比，找出实验组中表达具有显著性差异基因的数据，并进行统计，其中上调基因2</w:t>
        </w:r>
      </w:ins>
      <w:ins w:id="668" w:author="WuKong-315" w:date="2020-11-11T17:35:00Z">
        <w:r>
          <w:rPr/>
          <w:t>88</w:t>
        </w:r>
      </w:ins>
      <w:ins w:id="669" w:author="WuKong-315" w:date="2020-11-11T17:35:00Z">
        <w:r>
          <w:rPr>
            <w:rFonts w:hint="eastAsia"/>
          </w:rPr>
          <w:t>个，下调基因1</w:t>
        </w:r>
      </w:ins>
      <w:ins w:id="670" w:author="WuKong-315" w:date="2020-11-11T17:35:00Z">
        <w:r>
          <w:rPr/>
          <w:t>29</w:t>
        </w:r>
      </w:ins>
      <w:ins w:id="671" w:author="WuKong-315" w:date="2020-11-11T17:36:00Z">
        <w:r>
          <w:rPr>
            <w:rFonts w:hint="eastAsia"/>
          </w:rPr>
          <w:t>个，如图3</w:t>
        </w:r>
      </w:ins>
      <w:ins w:id="672" w:author="WuKong-315" w:date="2020-11-11T17:36:00Z">
        <w:r>
          <w:rPr/>
          <w:t>-6.</w:t>
        </w:r>
      </w:ins>
    </w:p>
    <w:p>
      <w:pPr>
        <w:jc w:val="center"/>
      </w:pPr>
      <w:commentRangeStart w:id="7"/>
      <w:r>
        <w:drawing>
          <wp:inline distT="0" distB="0" distL="0" distR="0">
            <wp:extent cx="4143375" cy="2743200"/>
            <wp:effectExtent l="0" t="0" r="9525" b="0"/>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commentRangeEnd w:id="7"/>
      <w:r>
        <w:rPr>
          <w:rStyle w:val="29"/>
        </w:rPr>
        <w:commentReference w:id="7"/>
      </w:r>
    </w:p>
    <w:p>
      <w:pPr>
        <w:spacing w:before="120" w:after="120"/>
        <w:jc w:val="center"/>
        <w:rPr>
          <w:b/>
        </w:rPr>
      </w:pPr>
      <w:r>
        <w:rPr>
          <w:b/>
        </w:rPr>
        <w:t xml:space="preserve">图 </w:t>
      </w:r>
      <w:r>
        <w:rPr>
          <w:rFonts w:hint="eastAsia"/>
          <w:b/>
        </w:rPr>
        <w:t>3-</w:t>
      </w:r>
      <w:r>
        <w:rPr>
          <w:b/>
        </w:rPr>
        <w:t xml:space="preserve">6  </w:t>
      </w:r>
      <w:r>
        <w:rPr>
          <w:rFonts w:hint="eastAsia"/>
          <w:b/>
        </w:rPr>
        <w:t>差异表达基因</w:t>
      </w:r>
      <w:del w:id="673" w:author="WuKong-315" w:date="2020-11-11T17:32:00Z">
        <w:r>
          <w:rPr>
            <w:rFonts w:hint="eastAsia"/>
            <w:b/>
          </w:rPr>
          <w:delText>结果</w:delText>
        </w:r>
      </w:del>
      <w:ins w:id="674" w:author="WuKong-315" w:date="2020-11-11T17:32:00Z">
        <w:r>
          <w:rPr>
            <w:rFonts w:hint="eastAsia"/>
            <w:b/>
          </w:rPr>
          <w:t>数目</w:t>
        </w:r>
      </w:ins>
      <w:r>
        <w:rPr>
          <w:rFonts w:hint="eastAsia"/>
          <w:b/>
        </w:rPr>
        <w:t>统计</w:t>
      </w:r>
    </w:p>
    <w:p>
      <w:pPr>
        <w:pStyle w:val="42"/>
        <w:ind w:firstLine="0"/>
        <w:rPr>
          <w:b/>
          <w:bCs/>
        </w:rPr>
      </w:pPr>
      <w:r>
        <w:rPr>
          <w:rFonts w:hint="eastAsia"/>
          <w:b/>
          <w:bCs/>
        </w:rPr>
        <w:t>备注：</w:t>
      </w:r>
    </w:p>
    <w:p>
      <w:pPr>
        <w:pStyle w:val="42"/>
        <w:numPr>
          <w:ilvl w:val="0"/>
          <w:numId w:val="8"/>
        </w:numPr>
        <w:rPr>
          <w:sz w:val="22"/>
          <w:szCs w:val="22"/>
        </w:rPr>
      </w:pPr>
      <w:del w:id="675" w:author="WuKong-315" w:date="2020-11-11T17:36:00Z">
        <w:r>
          <w:rPr>
            <w:rFonts w:hint="eastAsia"/>
            <w:sz w:val="22"/>
            <w:szCs w:val="22"/>
          </w:rPr>
          <w:delText>显著差异表达基因以实验组和对照组相互比较,</w:delText>
        </w:r>
      </w:del>
      <w:ins w:id="676" w:author="WuKong-315" w:date="2020-11-11T17:36:00Z">
        <w:r>
          <w:rPr>
            <w:rFonts w:hint="eastAsia"/>
            <w:sz w:val="22"/>
            <w:szCs w:val="22"/>
          </w:rPr>
          <w:t>分组比较方式</w:t>
        </w:r>
      </w:ins>
      <w:r>
        <w:rPr>
          <w:rFonts w:hint="eastAsia"/>
          <w:sz w:val="22"/>
          <w:szCs w:val="22"/>
        </w:rPr>
        <w:t>为“</w:t>
      </w:r>
      <w:r>
        <w:rPr>
          <w:sz w:val="22"/>
          <w:szCs w:val="22"/>
        </w:rPr>
        <w:t>T</w:t>
      </w:r>
      <w:r>
        <w:rPr>
          <w:rFonts w:hint="eastAsia"/>
          <w:sz w:val="22"/>
          <w:szCs w:val="22"/>
        </w:rPr>
        <w:t>reat vs</w:t>
      </w:r>
      <w:r>
        <w:rPr>
          <w:sz w:val="22"/>
          <w:szCs w:val="22"/>
        </w:rPr>
        <w:t xml:space="preserve"> Control</w:t>
      </w:r>
      <w:r>
        <w:rPr>
          <w:rFonts w:hint="eastAsia"/>
          <w:sz w:val="22"/>
          <w:szCs w:val="22"/>
        </w:rPr>
        <w:t>”</w:t>
      </w:r>
      <w:del w:id="677" w:author="WuKong-315" w:date="2020-11-11T17:36:00Z">
        <w:r>
          <w:rPr>
            <w:rFonts w:hint="eastAsia"/>
            <w:sz w:val="22"/>
            <w:szCs w:val="22"/>
          </w:rPr>
          <w:delText>组</w:delText>
        </w:r>
      </w:del>
      <w:r>
        <w:rPr>
          <w:rFonts w:hint="eastAsia"/>
          <w:sz w:val="22"/>
          <w:szCs w:val="22"/>
        </w:rPr>
        <w:t>；</w:t>
      </w:r>
    </w:p>
    <w:p>
      <w:pPr>
        <w:pStyle w:val="42"/>
        <w:numPr>
          <w:ilvl w:val="0"/>
          <w:numId w:val="8"/>
        </w:numPr>
        <w:rPr>
          <w:sz w:val="22"/>
          <w:szCs w:val="22"/>
        </w:rPr>
      </w:pPr>
      <w:r>
        <w:rPr>
          <w:rFonts w:hint="eastAsia"/>
          <w:sz w:val="22"/>
          <w:szCs w:val="22"/>
        </w:rPr>
        <w:t>根据</w:t>
      </w:r>
      <w:del w:id="678" w:author="WuKong-315" w:date="2020-11-11T17:37:00Z">
        <w:r>
          <w:rPr>
            <w:rFonts w:hint="eastAsia"/>
            <w:sz w:val="22"/>
            <w:szCs w:val="22"/>
          </w:rPr>
          <w:delText>基因</w:delText>
        </w:r>
      </w:del>
      <w:r>
        <w:rPr>
          <w:rFonts w:hint="eastAsia"/>
          <w:sz w:val="22"/>
          <w:szCs w:val="22"/>
        </w:rPr>
        <w:t>表达量变化</w:t>
      </w:r>
      <w:ins w:id="679" w:author="WuKong-315" w:date="2020-11-11T17:37:00Z">
        <w:r>
          <w:rPr>
            <w:rFonts w:hint="eastAsia"/>
            <w:sz w:val="22"/>
            <w:szCs w:val="22"/>
          </w:rPr>
          <w:t>，</w:t>
        </w:r>
      </w:ins>
      <w:del w:id="680" w:author="WuKong-315" w:date="2020-11-11T17:37:00Z">
        <w:r>
          <w:rPr>
            <w:rFonts w:hint="eastAsia"/>
            <w:sz w:val="22"/>
            <w:szCs w:val="22"/>
          </w:rPr>
          <w:delText>将基因</w:delText>
        </w:r>
      </w:del>
      <w:r>
        <w:rPr>
          <w:rFonts w:hint="eastAsia"/>
          <w:sz w:val="22"/>
          <w:szCs w:val="22"/>
        </w:rPr>
        <w:t>分为两类：</w:t>
      </w:r>
      <w:ins w:id="681" w:author="WuKong-315" w:date="2020-11-11T17:37:00Z">
        <w:r>
          <w:rPr>
            <w:rFonts w:hint="eastAsia"/>
            <w:sz w:val="22"/>
            <w:szCs w:val="22"/>
          </w:rPr>
          <w:t>Up（</w:t>
        </w:r>
      </w:ins>
      <w:r>
        <w:rPr>
          <w:rFonts w:hint="eastAsia"/>
          <w:sz w:val="22"/>
          <w:szCs w:val="22"/>
        </w:rPr>
        <w:t>上调基因</w:t>
      </w:r>
      <w:ins w:id="682" w:author="WuKong-315" w:date="2020-11-11T17:37:00Z">
        <w:r>
          <w:rPr>
            <w:rFonts w:hint="eastAsia"/>
            <w:sz w:val="22"/>
            <w:szCs w:val="22"/>
          </w:rPr>
          <w:t>）</w:t>
        </w:r>
      </w:ins>
      <w:r>
        <w:rPr>
          <w:rFonts w:hint="eastAsia"/>
          <w:sz w:val="22"/>
          <w:szCs w:val="22"/>
        </w:rPr>
        <w:t>、</w:t>
      </w:r>
      <w:ins w:id="683" w:author="WuKong-315" w:date="2020-11-11T17:37:00Z">
        <w:r>
          <w:rPr>
            <w:rFonts w:hint="eastAsia"/>
            <w:sz w:val="22"/>
            <w:szCs w:val="22"/>
          </w:rPr>
          <w:t>D</w:t>
        </w:r>
      </w:ins>
      <w:ins w:id="684" w:author="WuKong-315" w:date="2020-11-11T17:37:00Z">
        <w:r>
          <w:rPr>
            <w:sz w:val="22"/>
            <w:szCs w:val="22"/>
          </w:rPr>
          <w:t>own</w:t>
        </w:r>
      </w:ins>
      <w:ins w:id="685" w:author="WuKong-315" w:date="2020-11-11T17:37:00Z">
        <w:r>
          <w:rPr>
            <w:rFonts w:hint="eastAsia"/>
            <w:sz w:val="22"/>
            <w:szCs w:val="22"/>
          </w:rPr>
          <w:t>（</w:t>
        </w:r>
      </w:ins>
      <w:r>
        <w:rPr>
          <w:rFonts w:hint="eastAsia"/>
          <w:sz w:val="22"/>
          <w:szCs w:val="22"/>
        </w:rPr>
        <w:t>下调基因</w:t>
      </w:r>
      <w:ins w:id="686" w:author="WuKong-315" w:date="2020-11-11T17:37:00Z">
        <w:r>
          <w:rPr>
            <w:rFonts w:hint="eastAsia"/>
            <w:sz w:val="22"/>
            <w:szCs w:val="22"/>
          </w:rPr>
          <w:t>）</w:t>
        </w:r>
      </w:ins>
      <w:r>
        <w:rPr>
          <w:rFonts w:hint="eastAsia"/>
          <w:sz w:val="22"/>
          <w:szCs w:val="22"/>
        </w:rPr>
        <w:t>；</w:t>
      </w:r>
    </w:p>
    <w:p>
      <w:pPr>
        <w:pStyle w:val="42"/>
        <w:numPr>
          <w:ilvl w:val="0"/>
          <w:numId w:val="8"/>
        </w:numPr>
        <w:rPr>
          <w:sz w:val="22"/>
          <w:szCs w:val="22"/>
        </w:rPr>
      </w:pPr>
      <w:ins w:id="687" w:author="WuKong-315" w:date="2020-11-11T17:37:00Z">
        <w:r>
          <w:rPr>
            <w:rFonts w:hint="eastAsia"/>
            <w:sz w:val="22"/>
            <w:szCs w:val="22"/>
          </w:rPr>
          <w:t>筛选参数的</w:t>
        </w:r>
      </w:ins>
      <w:del w:id="688" w:author="WuKong-315" w:date="2020-11-11T17:37:00Z">
        <w:r>
          <w:rPr>
            <w:rFonts w:hint="eastAsia"/>
            <w:sz w:val="22"/>
            <w:szCs w:val="22"/>
          </w:rPr>
          <w:delText>选取了</w:delText>
        </w:r>
      </w:del>
      <w:r>
        <w:rPr>
          <w:rFonts w:hint="eastAsia"/>
          <w:sz w:val="22"/>
          <w:szCs w:val="22"/>
        </w:rPr>
        <w:t>q值 &lt; 0.05 ，</w:t>
      </w:r>
      <w:ins w:id="689" w:author="WuKong-315" w:date="2020-11-11T17:38:00Z">
        <w:r>
          <w:rPr>
            <w:rFonts w:hint="eastAsia"/>
            <w:sz w:val="22"/>
            <w:szCs w:val="22"/>
          </w:rPr>
          <w:t xml:space="preserve"> </w:t>
        </w:r>
      </w:ins>
      <w:del w:id="690" w:author="WuKong-315" w:date="2020-11-11T17:38:00Z">
        <w:r>
          <w:rPr>
            <w:rFonts w:hint="eastAsia"/>
            <w:sz w:val="22"/>
            <w:szCs w:val="22"/>
          </w:rPr>
          <w:delText>且</w:delText>
        </w:r>
      </w:del>
      <w:r>
        <w:rPr>
          <w:rFonts w:hint="eastAsia"/>
          <w:sz w:val="22"/>
          <w:szCs w:val="22"/>
        </w:rPr>
        <w:t>|log2FoldChange|&gt;1，即2倍FPKM差异的基因作为显著差异基因；</w:t>
      </w:r>
    </w:p>
    <w:p>
      <w:pPr>
        <w:pStyle w:val="42"/>
        <w:numPr>
          <w:ilvl w:val="0"/>
          <w:numId w:val="8"/>
        </w:numPr>
        <w:rPr>
          <w:rFonts w:hint="eastAsia"/>
          <w:sz w:val="22"/>
          <w:szCs w:val="22"/>
          <w:rPrChange w:id="691" w:author="WuKong-315" w:date="2020-11-11T17:38:00Z">
            <w:rPr>
              <w:rFonts w:hint="eastAsia"/>
            </w:rPr>
          </w:rPrChange>
        </w:rPr>
      </w:pPr>
      <w:r>
        <w:rPr>
          <w:rFonts w:hint="eastAsia"/>
          <w:sz w:val="22"/>
          <w:szCs w:val="22"/>
        </w:rPr>
        <w:t>原始文档见附件“\</w:t>
      </w:r>
      <w:r>
        <w:rPr>
          <w:sz w:val="22"/>
          <w:szCs w:val="22"/>
        </w:rPr>
        <w:t>phase6-diffGene_up&amp;</w:t>
      </w:r>
      <w:commentRangeStart w:id="8"/>
      <w:commentRangeStart w:id="9"/>
      <w:r>
        <w:rPr>
          <w:sz w:val="22"/>
          <w:szCs w:val="22"/>
        </w:rPr>
        <w:t>down</w:t>
      </w:r>
      <w:commentRangeEnd w:id="8"/>
      <w:r>
        <w:rPr>
          <w:rStyle w:val="29"/>
          <w:rFonts w:ascii="Times New Roman" w:hAnsi="Times New Roman"/>
        </w:rPr>
        <w:commentReference w:id="8"/>
      </w:r>
      <w:commentRangeEnd w:id="9"/>
      <w:r>
        <w:rPr>
          <w:rStyle w:val="29"/>
          <w:rFonts w:ascii="Times New Roman" w:hAnsi="Times New Roman"/>
        </w:rPr>
        <w:commentReference w:id="9"/>
      </w:r>
      <w:r>
        <w:rPr>
          <w:rFonts w:hint="eastAsia"/>
          <w:sz w:val="22"/>
          <w:szCs w:val="22"/>
        </w:rPr>
        <w:t>”</w:t>
      </w:r>
    </w:p>
    <w:p>
      <w:pPr>
        <w:rPr>
          <w:ins w:id="692" w:author="WuKong-315" w:date="2020-11-11T17:38:00Z"/>
          <w:b/>
        </w:rPr>
      </w:pPr>
    </w:p>
    <w:p>
      <w:pPr>
        <w:rPr>
          <w:b/>
        </w:rPr>
      </w:pPr>
      <w:r>
        <w:rPr>
          <w:rFonts w:hint="eastAsia"/>
          <w:b/>
        </w:rPr>
        <w:t>3</w:t>
      </w:r>
      <w:r>
        <w:rPr>
          <w:b/>
        </w:rPr>
        <w:t>.</w:t>
      </w:r>
      <w:r>
        <w:rPr>
          <w:rFonts w:hint="eastAsia"/>
          <w:b/>
        </w:rPr>
        <w:t>3.</w:t>
      </w:r>
      <w:r>
        <w:rPr>
          <w:b/>
        </w:rPr>
        <w:t xml:space="preserve">8 </w:t>
      </w:r>
      <w:r>
        <w:rPr>
          <w:rFonts w:hint="eastAsia"/>
          <w:b/>
        </w:rPr>
        <w:t>差异基因Heatmap</w:t>
      </w:r>
    </w:p>
    <w:p>
      <w:pPr>
        <w:spacing w:before="120" w:after="120"/>
        <w:jc w:val="center"/>
      </w:pPr>
      <w:r>
        <w:drawing>
          <wp:inline distT="0" distB="0" distL="0" distR="0">
            <wp:extent cx="4344670" cy="8126095"/>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5"/>
                    <a:srcRect r="13324"/>
                    <a:stretch>
                      <a:fillRect/>
                    </a:stretch>
                  </pic:blipFill>
                  <pic:spPr>
                    <a:xfrm>
                      <a:off x="0" y="0"/>
                      <a:ext cx="4350863" cy="8137043"/>
                    </a:xfrm>
                    <a:prstGeom prst="rect">
                      <a:avLst/>
                    </a:prstGeom>
                    <a:ln>
                      <a:noFill/>
                    </a:ln>
                  </pic:spPr>
                </pic:pic>
              </a:graphicData>
            </a:graphic>
          </wp:inline>
        </w:drawing>
      </w:r>
    </w:p>
    <w:p>
      <w:pPr>
        <w:spacing w:before="120" w:after="120"/>
        <w:jc w:val="center"/>
        <w:rPr>
          <w:b/>
        </w:rPr>
      </w:pPr>
      <w:r>
        <w:rPr>
          <w:b/>
        </w:rPr>
        <w:t xml:space="preserve">图 </w:t>
      </w:r>
      <w:r>
        <w:rPr>
          <w:rFonts w:hint="eastAsia"/>
          <w:b/>
        </w:rPr>
        <w:t>3-7  差异表达基因结果热图</w:t>
      </w:r>
    </w:p>
    <w:p>
      <w:pPr>
        <w:pStyle w:val="42"/>
        <w:ind w:firstLine="0"/>
        <w:rPr>
          <w:b/>
          <w:bCs/>
        </w:rPr>
      </w:pPr>
      <w:r>
        <w:rPr>
          <w:rFonts w:hint="eastAsia"/>
          <w:b/>
          <w:bCs/>
        </w:rPr>
        <w:t>备注：</w:t>
      </w:r>
    </w:p>
    <w:p>
      <w:pPr>
        <w:pStyle w:val="42"/>
        <w:numPr>
          <w:ilvl w:val="0"/>
          <w:numId w:val="9"/>
        </w:numPr>
        <w:rPr>
          <w:sz w:val="22"/>
          <w:szCs w:val="22"/>
        </w:rPr>
      </w:pPr>
      <w:r>
        <w:rPr>
          <w:rFonts w:hint="eastAsia"/>
          <w:sz w:val="22"/>
          <w:szCs w:val="22"/>
        </w:rPr>
        <w:t>差异基因热图，</w:t>
      </w:r>
      <w:ins w:id="693" w:author="WuKong-315" w:date="2020-11-11T17:40:00Z">
        <w:r>
          <w:rPr>
            <w:rFonts w:hint="eastAsia"/>
            <w:sz w:val="22"/>
            <w:szCs w:val="22"/>
          </w:rPr>
          <w:t>用于</w:t>
        </w:r>
      </w:ins>
      <w:r>
        <w:rPr>
          <w:rFonts w:hint="eastAsia"/>
          <w:sz w:val="22"/>
          <w:szCs w:val="22"/>
        </w:rPr>
        <w:t>反映</w:t>
      </w:r>
      <w:del w:id="694" w:author="WuKong-315" w:date="2020-11-11T17:40:00Z">
        <w:r>
          <w:rPr>
            <w:rFonts w:hint="eastAsia"/>
            <w:sz w:val="22"/>
            <w:szCs w:val="22"/>
          </w:rPr>
          <w:delText>了</w:delText>
        </w:r>
      </w:del>
      <w:r>
        <w:rPr>
          <w:rFonts w:hint="eastAsia"/>
          <w:sz w:val="22"/>
          <w:szCs w:val="22"/>
        </w:rPr>
        <w:t>两组样品间基因的表达差异程度；</w:t>
      </w:r>
    </w:p>
    <w:p>
      <w:pPr>
        <w:pStyle w:val="42"/>
        <w:numPr>
          <w:ilvl w:val="0"/>
          <w:numId w:val="9"/>
        </w:numPr>
        <w:rPr>
          <w:sz w:val="22"/>
          <w:szCs w:val="22"/>
        </w:rPr>
      </w:pPr>
      <w:r>
        <w:rPr>
          <w:rFonts w:hint="eastAsia"/>
          <w:sz w:val="22"/>
          <w:szCs w:val="22"/>
        </w:rPr>
        <w:t>筛选参数：q &lt; 0.05 ，|log2FoldChange| &gt; 1 （即2倍差异）；</w:t>
      </w:r>
    </w:p>
    <w:p>
      <w:pPr>
        <w:pStyle w:val="42"/>
        <w:numPr>
          <w:ilvl w:val="0"/>
          <w:numId w:val="9"/>
        </w:numPr>
        <w:rPr>
          <w:sz w:val="22"/>
          <w:szCs w:val="22"/>
        </w:rPr>
      </w:pPr>
      <w:r>
        <w:rPr>
          <w:rFonts w:hint="eastAsia"/>
          <w:sz w:val="22"/>
          <w:szCs w:val="22"/>
        </w:rPr>
        <w:t>原始文档见附件“</w:t>
      </w:r>
      <w:r>
        <w:rPr>
          <w:sz w:val="22"/>
          <w:szCs w:val="22"/>
        </w:rPr>
        <w:t>\phase5-heatmap&amp;volcanoplot</w:t>
      </w:r>
      <w:r>
        <w:rPr>
          <w:rFonts w:hint="eastAsia"/>
          <w:sz w:val="22"/>
          <w:szCs w:val="22"/>
        </w:rPr>
        <w:t>”</w:t>
      </w:r>
    </w:p>
    <w:p>
      <w:pPr>
        <w:widowControl/>
        <w:spacing w:line="240" w:lineRule="auto"/>
      </w:pPr>
      <w:r>
        <w:br w:type="page"/>
      </w:r>
    </w:p>
    <w:p>
      <w:pPr>
        <w:rPr>
          <w:b/>
        </w:rPr>
      </w:pPr>
      <w:r>
        <w:rPr>
          <w:rFonts w:hint="eastAsia"/>
          <w:b/>
        </w:rPr>
        <w:t>3</w:t>
      </w:r>
      <w:r>
        <w:rPr>
          <w:b/>
        </w:rPr>
        <w:t>.</w:t>
      </w:r>
      <w:r>
        <w:rPr>
          <w:rFonts w:hint="eastAsia"/>
          <w:b/>
        </w:rPr>
        <w:t>3.9</w:t>
      </w:r>
      <w:r>
        <w:rPr>
          <w:b/>
        </w:rPr>
        <w:t xml:space="preserve"> </w:t>
      </w:r>
      <w:r>
        <w:rPr>
          <w:rFonts w:hint="eastAsia"/>
          <w:b/>
        </w:rPr>
        <w:t>差异表达GO富集分析</w:t>
      </w:r>
    </w:p>
    <w:p>
      <w:pPr>
        <w:ind w:firstLine="420"/>
      </w:pPr>
      <w:r>
        <w:rPr>
          <w:rFonts w:hint="eastAsia"/>
        </w:rPr>
        <w:t>GO（Gene ontology）是国际通用的基因功能分类体系，按照基因的细胞成分（cellular component），分子功能（molecule function）以及生物过程（biological process）分为3类。在得到差异基因的集合后，进行GO富集能够看到不同样本在这三大类中的基因分布情况，也可以用于对目标基因的聚集。通过计算数据集的超几何分布，得出基因富集对应GO terms的排序。</w:t>
      </w:r>
      <w:r>
        <w:t>具体结果详见附件“\9.GO&amp;KEGG”。</w:t>
      </w:r>
    </w:p>
    <w:p>
      <w:pPr>
        <w:spacing w:before="120" w:after="120"/>
        <w:jc w:val="center"/>
        <w:rPr>
          <w:b/>
        </w:rPr>
      </w:pPr>
      <w:r>
        <w:rPr>
          <w:rFonts w:hint="eastAsia"/>
          <w:b/>
        </w:rPr>
        <w:t xml:space="preserve">表 </w:t>
      </w:r>
      <w:r>
        <w:rPr>
          <w:b/>
        </w:rPr>
        <w:t>3-</w:t>
      </w:r>
      <w:r>
        <w:rPr>
          <w:rFonts w:hint="eastAsia"/>
          <w:b/>
        </w:rPr>
        <w:t xml:space="preserve">6 </w:t>
      </w:r>
      <w:r>
        <w:rPr>
          <w:b/>
        </w:rPr>
        <w:t xml:space="preserve"> </w:t>
      </w:r>
      <w:r>
        <w:rPr>
          <w:rFonts w:hint="eastAsia"/>
          <w:b/>
        </w:rPr>
        <w:t>上调差异基因的GO富集分析</w:t>
      </w:r>
    </w:p>
    <w:tbl>
      <w:tblPr>
        <w:tblStyle w:val="23"/>
        <w:tblW w:w="8307"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Grid>
        <w:gridCol w:w="1731"/>
        <w:gridCol w:w="5310"/>
        <w:gridCol w:w="1266"/>
        <w:tblGridChange w:id="695">
          <w:tblGrid>
            <w:gridCol w:w="15"/>
            <w:gridCol w:w="1716"/>
            <w:gridCol w:w="15"/>
            <w:gridCol w:w="5295"/>
            <w:gridCol w:w="15"/>
            <w:gridCol w:w="1251"/>
            <w:gridCol w:w="15"/>
          </w:tblGrid>
        </w:tblGridChange>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
        <w:trPr>
          <w:trHeight w:val="454" w:hRule="atLeast"/>
          <w:jc w:val="center"/>
        </w:trPr>
        <w:tc>
          <w:tcPr>
            <w:tcW w:w="1042" w:type="pct"/>
            <w:tcBorders>
              <w:top w:val="single" w:color="auto" w:sz="12" w:space="0"/>
              <w:bottom w:val="single" w:color="auto" w:sz="12" w:space="0"/>
            </w:tcBorders>
            <w:shd w:val="clear" w:color="auto" w:fill="D9E2F3" w:themeFill="accent1" w:themeFillTint="33"/>
            <w:tcMar>
              <w:top w:w="15" w:type="dxa"/>
              <w:left w:w="15" w:type="dxa"/>
              <w:right w:w="15" w:type="dxa"/>
            </w:tcMar>
            <w:vAlign w:val="center"/>
          </w:tcPr>
          <w:p>
            <w:pPr>
              <w:spacing w:line="276" w:lineRule="auto"/>
              <w:jc w:val="center"/>
            </w:pPr>
            <w:r>
              <w:rPr>
                <w:rFonts w:hint="eastAsia"/>
              </w:rPr>
              <w:t>GO term</w:t>
            </w:r>
          </w:p>
        </w:tc>
        <w:tc>
          <w:tcPr>
            <w:tcW w:w="3196" w:type="pct"/>
            <w:tcBorders>
              <w:top w:val="single" w:color="auto" w:sz="12" w:space="0"/>
              <w:bottom w:val="single" w:color="auto" w:sz="12" w:space="0"/>
            </w:tcBorders>
            <w:shd w:val="clear" w:color="auto" w:fill="D9E2F3" w:themeFill="accent1" w:themeFillTint="33"/>
            <w:tcMar>
              <w:top w:w="15" w:type="dxa"/>
              <w:left w:w="15" w:type="dxa"/>
              <w:right w:w="15" w:type="dxa"/>
            </w:tcMar>
            <w:vAlign w:val="center"/>
          </w:tcPr>
          <w:p>
            <w:pPr>
              <w:spacing w:line="276" w:lineRule="auto"/>
              <w:jc w:val="center"/>
            </w:pPr>
            <w:r>
              <w:rPr>
                <w:rFonts w:hint="eastAsia"/>
              </w:rPr>
              <w:t>Description</w:t>
            </w:r>
          </w:p>
        </w:tc>
        <w:tc>
          <w:tcPr>
            <w:tcW w:w="762" w:type="pct"/>
            <w:tcBorders>
              <w:top w:val="single" w:color="auto" w:sz="12" w:space="0"/>
              <w:bottom w:val="single" w:color="auto" w:sz="12" w:space="0"/>
            </w:tcBorders>
            <w:shd w:val="clear" w:color="auto" w:fill="D9E2F3" w:themeFill="accent1" w:themeFillTint="33"/>
            <w:tcMar>
              <w:top w:w="15" w:type="dxa"/>
              <w:left w:w="15" w:type="dxa"/>
              <w:right w:w="15" w:type="dxa"/>
            </w:tcMar>
            <w:vAlign w:val="center"/>
          </w:tcPr>
          <w:p>
            <w:pPr>
              <w:spacing w:line="276" w:lineRule="auto"/>
              <w:jc w:val="center"/>
            </w:pPr>
            <w:r>
              <w:rPr>
                <w:rFonts w:hint="eastAsia"/>
              </w:rPr>
              <w:t>Count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Change w:id="696" w:author="WuKong-315" w:date="2020-11-11T17:41:00Z">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
          </w:tblPrExChange>
        </w:tblPrEx>
        <w:trPr>
          <w:trHeight w:val="454" w:hRule="atLeast"/>
          <w:jc w:val="center"/>
          <w:trPrChange w:id="696" w:author="WuKong-315" w:date="2020-11-11T17:41:00Z">
            <w:trPr>
              <w:gridBefore w:val="1"/>
              <w:trHeight w:val="454" w:hRule="atLeast"/>
              <w:jc w:val="center"/>
            </w:trPr>
          </w:trPrChange>
        </w:trPr>
        <w:tc>
          <w:tcPr>
            <w:tcW w:w="1042" w:type="pct"/>
            <w:tcBorders>
              <w:top w:val="single" w:color="auto" w:sz="12" w:space="0"/>
            </w:tcBorders>
            <w:shd w:val="clear" w:color="auto" w:fill="auto"/>
            <w:noWrap/>
            <w:tcMar>
              <w:top w:w="15" w:type="dxa"/>
              <w:left w:w="15" w:type="dxa"/>
              <w:right w:w="15" w:type="dxa"/>
            </w:tcMar>
            <w:vAlign w:val="center"/>
            <w:tcPrChange w:id="697" w:author="WuKong-315" w:date="2020-11-11T17:41:00Z">
              <w:tcPr>
                <w:tcW w:w="1042" w:type="pct"/>
                <w:gridSpan w:val="2"/>
                <w:tcBorders>
                  <w:top w:val="single" w:color="auto" w:sz="12" w:space="0"/>
                </w:tcBorders>
                <w:shd w:val="clear" w:color="auto" w:fill="auto"/>
                <w:noWrap/>
                <w:tcMar>
                  <w:top w:w="15" w:type="dxa"/>
                  <w:left w:w="15" w:type="dxa"/>
                  <w:right w:w="15" w:type="dxa"/>
                </w:tcMar>
                <w:vAlign w:val="center"/>
              </w:tcPr>
            </w:tcPrChange>
          </w:tcPr>
          <w:p>
            <w:pPr>
              <w:spacing w:line="240" w:lineRule="auto"/>
              <w:jc w:val="center"/>
              <w:pPrChange w:id="698" w:author="WuKong-315" w:date="2020-11-11T17:41:00Z">
                <w:pPr>
                  <w:spacing w:line="276" w:lineRule="auto"/>
                  <w:jc w:val="center"/>
                </w:pPr>
              </w:pPrChange>
            </w:pPr>
            <w:r>
              <w:rPr>
                <w:rFonts w:hint="eastAsia"/>
              </w:rPr>
              <w:t>GO:0030198</w:t>
            </w:r>
          </w:p>
        </w:tc>
        <w:tc>
          <w:tcPr>
            <w:tcW w:w="3196" w:type="pct"/>
            <w:tcBorders>
              <w:top w:val="single" w:color="auto" w:sz="12" w:space="0"/>
            </w:tcBorders>
            <w:shd w:val="clear" w:color="auto" w:fill="auto"/>
            <w:noWrap/>
            <w:tcMar>
              <w:top w:w="15" w:type="dxa"/>
              <w:left w:w="15" w:type="dxa"/>
              <w:right w:w="15" w:type="dxa"/>
            </w:tcMar>
            <w:vAlign w:val="center"/>
            <w:tcPrChange w:id="699" w:author="WuKong-315" w:date="2020-11-11T17:41:00Z">
              <w:tcPr>
                <w:tcW w:w="3196" w:type="pct"/>
                <w:gridSpan w:val="2"/>
                <w:tcBorders>
                  <w:top w:val="single" w:color="auto" w:sz="12" w:space="0"/>
                </w:tcBorders>
                <w:shd w:val="clear" w:color="auto" w:fill="auto"/>
                <w:noWrap/>
                <w:tcMar>
                  <w:top w:w="15" w:type="dxa"/>
                  <w:left w:w="15" w:type="dxa"/>
                  <w:right w:w="15" w:type="dxa"/>
                </w:tcMar>
                <w:vAlign w:val="center"/>
              </w:tcPr>
            </w:tcPrChange>
          </w:tcPr>
          <w:p>
            <w:pPr>
              <w:spacing w:line="240" w:lineRule="auto"/>
              <w:jc w:val="center"/>
              <w:pPrChange w:id="700" w:author="WuKong-315" w:date="2020-11-11T17:41:00Z">
                <w:pPr>
                  <w:spacing w:line="276" w:lineRule="auto"/>
                  <w:jc w:val="center"/>
                </w:pPr>
              </w:pPrChange>
            </w:pPr>
            <w:r>
              <w:rPr>
                <w:rFonts w:hint="eastAsia"/>
              </w:rPr>
              <w:t>extracellular matrix organization</w:t>
            </w:r>
          </w:p>
        </w:tc>
        <w:tc>
          <w:tcPr>
            <w:tcW w:w="762" w:type="pct"/>
            <w:tcBorders>
              <w:top w:val="single" w:color="auto" w:sz="12" w:space="0"/>
            </w:tcBorders>
            <w:shd w:val="clear" w:color="auto" w:fill="auto"/>
            <w:noWrap/>
            <w:tcMar>
              <w:top w:w="15" w:type="dxa"/>
              <w:left w:w="15" w:type="dxa"/>
              <w:right w:w="15" w:type="dxa"/>
            </w:tcMar>
            <w:vAlign w:val="center"/>
            <w:tcPrChange w:id="701" w:author="WuKong-315" w:date="2020-11-11T17:41:00Z">
              <w:tcPr>
                <w:tcW w:w="762" w:type="pct"/>
                <w:gridSpan w:val="2"/>
                <w:tcBorders>
                  <w:top w:val="single" w:color="auto" w:sz="12" w:space="0"/>
                </w:tcBorders>
                <w:shd w:val="clear" w:color="auto" w:fill="auto"/>
                <w:noWrap/>
                <w:tcMar>
                  <w:top w:w="15" w:type="dxa"/>
                  <w:left w:w="15" w:type="dxa"/>
                  <w:right w:w="15" w:type="dxa"/>
                </w:tcMar>
                <w:vAlign w:val="center"/>
              </w:tcPr>
            </w:tcPrChange>
          </w:tcPr>
          <w:p>
            <w:pPr>
              <w:spacing w:line="240" w:lineRule="auto"/>
              <w:jc w:val="center"/>
              <w:pPrChange w:id="702" w:author="WuKong-315" w:date="2020-11-11T17:41:00Z">
                <w:pPr>
                  <w:spacing w:line="276" w:lineRule="auto"/>
                  <w:jc w:val="center"/>
                </w:pPr>
              </w:pPrChange>
            </w:pPr>
            <w:r>
              <w:rPr>
                <w:rFonts w:hint="eastAsia"/>
              </w:rPr>
              <w:t>25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Change w:id="703" w:author="WuKong-315" w:date="2020-11-11T17:41:00Z">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
          </w:tblPrExChange>
        </w:tblPrEx>
        <w:trPr>
          <w:trHeight w:val="454" w:hRule="atLeast"/>
          <w:jc w:val="center"/>
          <w:trPrChange w:id="703" w:author="WuKong-315" w:date="2020-11-11T17:41:00Z">
            <w:trPr>
              <w:gridBefore w:val="1"/>
              <w:trHeight w:val="454" w:hRule="atLeast"/>
              <w:jc w:val="center"/>
            </w:trPr>
          </w:trPrChange>
        </w:trPr>
        <w:tc>
          <w:tcPr>
            <w:tcW w:w="1042" w:type="pct"/>
            <w:shd w:val="clear" w:color="auto" w:fill="auto"/>
            <w:tcMar>
              <w:top w:w="15" w:type="dxa"/>
              <w:left w:w="15" w:type="dxa"/>
              <w:right w:w="15" w:type="dxa"/>
            </w:tcMar>
            <w:vAlign w:val="center"/>
            <w:tcPrChange w:id="704" w:author="WuKong-315" w:date="2020-11-11T17:41:00Z">
              <w:tcPr>
                <w:tcW w:w="1042" w:type="pct"/>
                <w:gridSpan w:val="2"/>
                <w:shd w:val="clear" w:color="auto" w:fill="auto"/>
                <w:tcMar>
                  <w:top w:w="15" w:type="dxa"/>
                  <w:left w:w="15" w:type="dxa"/>
                  <w:right w:w="15" w:type="dxa"/>
                </w:tcMar>
                <w:vAlign w:val="center"/>
              </w:tcPr>
            </w:tcPrChange>
          </w:tcPr>
          <w:p>
            <w:pPr>
              <w:spacing w:line="240" w:lineRule="auto"/>
              <w:jc w:val="center"/>
              <w:pPrChange w:id="705" w:author="WuKong-315" w:date="2020-11-11T17:41:00Z">
                <w:pPr>
                  <w:spacing w:line="276" w:lineRule="auto"/>
                  <w:jc w:val="center"/>
                </w:pPr>
              </w:pPrChange>
            </w:pPr>
            <w:r>
              <w:rPr>
                <w:rFonts w:hint="eastAsia"/>
              </w:rPr>
              <w:t>GO:0043062</w:t>
            </w:r>
          </w:p>
        </w:tc>
        <w:tc>
          <w:tcPr>
            <w:tcW w:w="3196" w:type="pct"/>
            <w:shd w:val="clear" w:color="auto" w:fill="auto"/>
            <w:tcMar>
              <w:top w:w="15" w:type="dxa"/>
              <w:left w:w="15" w:type="dxa"/>
              <w:right w:w="15" w:type="dxa"/>
            </w:tcMar>
            <w:vAlign w:val="center"/>
            <w:tcPrChange w:id="706" w:author="WuKong-315" w:date="2020-11-11T17:41:00Z">
              <w:tcPr>
                <w:tcW w:w="3196" w:type="pct"/>
                <w:gridSpan w:val="2"/>
                <w:shd w:val="clear" w:color="auto" w:fill="auto"/>
                <w:tcMar>
                  <w:top w:w="15" w:type="dxa"/>
                  <w:left w:w="15" w:type="dxa"/>
                  <w:right w:w="15" w:type="dxa"/>
                </w:tcMar>
                <w:vAlign w:val="center"/>
              </w:tcPr>
            </w:tcPrChange>
          </w:tcPr>
          <w:p>
            <w:pPr>
              <w:spacing w:line="240" w:lineRule="auto"/>
              <w:jc w:val="center"/>
              <w:pPrChange w:id="707" w:author="WuKong-315" w:date="2020-11-11T17:41:00Z">
                <w:pPr>
                  <w:spacing w:line="276" w:lineRule="auto"/>
                  <w:jc w:val="center"/>
                </w:pPr>
              </w:pPrChange>
            </w:pPr>
            <w:r>
              <w:rPr>
                <w:rFonts w:hint="eastAsia"/>
              </w:rPr>
              <w:t>extracellular structure organization</w:t>
            </w:r>
          </w:p>
        </w:tc>
        <w:tc>
          <w:tcPr>
            <w:tcW w:w="762" w:type="pct"/>
            <w:shd w:val="clear" w:color="auto" w:fill="auto"/>
            <w:tcMar>
              <w:top w:w="15" w:type="dxa"/>
              <w:left w:w="15" w:type="dxa"/>
              <w:right w:w="15" w:type="dxa"/>
            </w:tcMar>
            <w:vAlign w:val="center"/>
            <w:tcPrChange w:id="708" w:author="WuKong-315" w:date="2020-11-11T17:41:00Z">
              <w:tcPr>
                <w:tcW w:w="762" w:type="pct"/>
                <w:gridSpan w:val="2"/>
                <w:shd w:val="clear" w:color="auto" w:fill="auto"/>
                <w:tcMar>
                  <w:top w:w="15" w:type="dxa"/>
                  <w:left w:w="15" w:type="dxa"/>
                  <w:right w:w="15" w:type="dxa"/>
                </w:tcMar>
                <w:vAlign w:val="center"/>
              </w:tcPr>
            </w:tcPrChange>
          </w:tcPr>
          <w:p>
            <w:pPr>
              <w:spacing w:line="240" w:lineRule="auto"/>
              <w:jc w:val="center"/>
              <w:pPrChange w:id="709" w:author="WuKong-315" w:date="2020-11-11T17:41:00Z">
                <w:pPr>
                  <w:spacing w:line="276" w:lineRule="auto"/>
                  <w:jc w:val="center"/>
                </w:pPr>
              </w:pPrChange>
            </w:pPr>
            <w:r>
              <w:rPr>
                <w:rFonts w:hint="eastAsia"/>
              </w:rPr>
              <w:t>25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Change w:id="710" w:author="WuKong-315" w:date="2020-11-11T17:41:00Z">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
          </w:tblPrExChange>
        </w:tblPrEx>
        <w:trPr>
          <w:trHeight w:val="454" w:hRule="atLeast"/>
          <w:jc w:val="center"/>
          <w:trPrChange w:id="710" w:author="WuKong-315" w:date="2020-11-11T17:41:00Z">
            <w:trPr>
              <w:gridBefore w:val="1"/>
              <w:trHeight w:val="454" w:hRule="atLeast"/>
              <w:jc w:val="center"/>
            </w:trPr>
          </w:trPrChange>
        </w:trPr>
        <w:tc>
          <w:tcPr>
            <w:tcW w:w="1042" w:type="pct"/>
            <w:shd w:val="clear" w:color="auto" w:fill="auto"/>
            <w:tcMar>
              <w:top w:w="15" w:type="dxa"/>
              <w:left w:w="15" w:type="dxa"/>
              <w:right w:w="15" w:type="dxa"/>
            </w:tcMar>
            <w:vAlign w:val="center"/>
            <w:tcPrChange w:id="711" w:author="WuKong-315" w:date="2020-11-11T17:41:00Z">
              <w:tcPr>
                <w:tcW w:w="1042" w:type="pct"/>
                <w:gridSpan w:val="2"/>
                <w:shd w:val="clear" w:color="auto" w:fill="auto"/>
                <w:tcMar>
                  <w:top w:w="15" w:type="dxa"/>
                  <w:left w:w="15" w:type="dxa"/>
                  <w:right w:w="15" w:type="dxa"/>
                </w:tcMar>
                <w:vAlign w:val="center"/>
              </w:tcPr>
            </w:tcPrChange>
          </w:tcPr>
          <w:p>
            <w:pPr>
              <w:spacing w:line="240" w:lineRule="auto"/>
              <w:jc w:val="center"/>
              <w:pPrChange w:id="712" w:author="WuKong-315" w:date="2020-11-11T17:41:00Z">
                <w:pPr>
                  <w:spacing w:line="276" w:lineRule="auto"/>
                  <w:jc w:val="center"/>
                </w:pPr>
              </w:pPrChange>
            </w:pPr>
            <w:r>
              <w:rPr>
                <w:rFonts w:hint="eastAsia"/>
              </w:rPr>
              <w:t>GO:0009611</w:t>
            </w:r>
          </w:p>
        </w:tc>
        <w:tc>
          <w:tcPr>
            <w:tcW w:w="3196" w:type="pct"/>
            <w:shd w:val="clear" w:color="auto" w:fill="auto"/>
            <w:tcMar>
              <w:top w:w="15" w:type="dxa"/>
              <w:left w:w="15" w:type="dxa"/>
              <w:right w:w="15" w:type="dxa"/>
            </w:tcMar>
            <w:vAlign w:val="center"/>
            <w:tcPrChange w:id="713" w:author="WuKong-315" w:date="2020-11-11T17:41:00Z">
              <w:tcPr>
                <w:tcW w:w="3196" w:type="pct"/>
                <w:gridSpan w:val="2"/>
                <w:shd w:val="clear" w:color="auto" w:fill="auto"/>
                <w:tcMar>
                  <w:top w:w="15" w:type="dxa"/>
                  <w:left w:w="15" w:type="dxa"/>
                  <w:right w:w="15" w:type="dxa"/>
                </w:tcMar>
                <w:vAlign w:val="center"/>
              </w:tcPr>
            </w:tcPrChange>
          </w:tcPr>
          <w:p>
            <w:pPr>
              <w:spacing w:line="240" w:lineRule="auto"/>
              <w:jc w:val="center"/>
              <w:pPrChange w:id="714" w:author="WuKong-315" w:date="2020-11-11T17:41:00Z">
                <w:pPr>
                  <w:spacing w:line="276" w:lineRule="auto"/>
                  <w:jc w:val="center"/>
                </w:pPr>
              </w:pPrChange>
            </w:pPr>
            <w:r>
              <w:rPr>
                <w:rFonts w:hint="eastAsia"/>
              </w:rPr>
              <w:t>response to wounding</w:t>
            </w:r>
          </w:p>
        </w:tc>
        <w:tc>
          <w:tcPr>
            <w:tcW w:w="762" w:type="pct"/>
            <w:shd w:val="clear" w:color="auto" w:fill="auto"/>
            <w:tcMar>
              <w:top w:w="15" w:type="dxa"/>
              <w:left w:w="15" w:type="dxa"/>
              <w:right w:w="15" w:type="dxa"/>
            </w:tcMar>
            <w:vAlign w:val="center"/>
            <w:tcPrChange w:id="715" w:author="WuKong-315" w:date="2020-11-11T17:41:00Z">
              <w:tcPr>
                <w:tcW w:w="762" w:type="pct"/>
                <w:gridSpan w:val="2"/>
                <w:shd w:val="clear" w:color="auto" w:fill="auto"/>
                <w:tcMar>
                  <w:top w:w="15" w:type="dxa"/>
                  <w:left w:w="15" w:type="dxa"/>
                  <w:right w:w="15" w:type="dxa"/>
                </w:tcMar>
                <w:vAlign w:val="center"/>
              </w:tcPr>
            </w:tcPrChange>
          </w:tcPr>
          <w:p>
            <w:pPr>
              <w:spacing w:line="240" w:lineRule="auto"/>
              <w:jc w:val="center"/>
              <w:pPrChange w:id="716" w:author="WuKong-315" w:date="2020-11-11T17:41:00Z">
                <w:pPr>
                  <w:spacing w:line="276" w:lineRule="auto"/>
                  <w:jc w:val="center"/>
                </w:pPr>
              </w:pPrChange>
            </w:pPr>
            <w:r>
              <w:rPr>
                <w:rFonts w:hint="eastAsia"/>
              </w:rPr>
              <w:t>25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Change w:id="717" w:author="WuKong-315" w:date="2020-11-11T17:41:00Z">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
          </w:tblPrExChange>
        </w:tblPrEx>
        <w:trPr>
          <w:trHeight w:val="454" w:hRule="atLeast"/>
          <w:jc w:val="center"/>
          <w:trPrChange w:id="717" w:author="WuKong-315" w:date="2020-11-11T17:41:00Z">
            <w:trPr>
              <w:gridBefore w:val="1"/>
              <w:trHeight w:val="454" w:hRule="atLeast"/>
              <w:jc w:val="center"/>
            </w:trPr>
          </w:trPrChange>
        </w:trPr>
        <w:tc>
          <w:tcPr>
            <w:tcW w:w="1042" w:type="pct"/>
            <w:shd w:val="clear" w:color="auto" w:fill="auto"/>
            <w:tcMar>
              <w:top w:w="15" w:type="dxa"/>
              <w:left w:w="15" w:type="dxa"/>
              <w:right w:w="15" w:type="dxa"/>
            </w:tcMar>
            <w:vAlign w:val="center"/>
            <w:tcPrChange w:id="718" w:author="WuKong-315" w:date="2020-11-11T17:41:00Z">
              <w:tcPr>
                <w:tcW w:w="1042" w:type="pct"/>
                <w:gridSpan w:val="2"/>
                <w:shd w:val="clear" w:color="auto" w:fill="auto"/>
                <w:tcMar>
                  <w:top w:w="15" w:type="dxa"/>
                  <w:left w:w="15" w:type="dxa"/>
                  <w:right w:w="15" w:type="dxa"/>
                </w:tcMar>
                <w:vAlign w:val="center"/>
              </w:tcPr>
            </w:tcPrChange>
          </w:tcPr>
          <w:p>
            <w:pPr>
              <w:spacing w:line="240" w:lineRule="auto"/>
              <w:jc w:val="center"/>
              <w:pPrChange w:id="719" w:author="WuKong-315" w:date="2020-11-11T17:41:00Z">
                <w:pPr>
                  <w:spacing w:line="276" w:lineRule="auto"/>
                  <w:jc w:val="center"/>
                </w:pPr>
              </w:pPrChange>
            </w:pPr>
            <w:r>
              <w:rPr>
                <w:rFonts w:hint="eastAsia"/>
              </w:rPr>
              <w:t>GO:0035634</w:t>
            </w:r>
          </w:p>
        </w:tc>
        <w:tc>
          <w:tcPr>
            <w:tcW w:w="3196" w:type="pct"/>
            <w:shd w:val="clear" w:color="auto" w:fill="auto"/>
            <w:tcMar>
              <w:top w:w="15" w:type="dxa"/>
              <w:left w:w="15" w:type="dxa"/>
              <w:right w:w="15" w:type="dxa"/>
            </w:tcMar>
            <w:vAlign w:val="center"/>
            <w:tcPrChange w:id="720" w:author="WuKong-315" w:date="2020-11-11T17:41:00Z">
              <w:tcPr>
                <w:tcW w:w="3196" w:type="pct"/>
                <w:gridSpan w:val="2"/>
                <w:shd w:val="clear" w:color="auto" w:fill="auto"/>
                <w:tcMar>
                  <w:top w:w="15" w:type="dxa"/>
                  <w:left w:w="15" w:type="dxa"/>
                  <w:right w:w="15" w:type="dxa"/>
                </w:tcMar>
                <w:vAlign w:val="center"/>
              </w:tcPr>
            </w:tcPrChange>
          </w:tcPr>
          <w:p>
            <w:pPr>
              <w:spacing w:line="240" w:lineRule="auto"/>
              <w:jc w:val="center"/>
              <w:pPrChange w:id="721" w:author="WuKong-315" w:date="2020-11-11T17:41:00Z">
                <w:pPr>
                  <w:spacing w:line="276" w:lineRule="auto"/>
                  <w:jc w:val="center"/>
                </w:pPr>
              </w:pPrChange>
            </w:pPr>
            <w:r>
              <w:rPr>
                <w:rFonts w:hint="eastAsia"/>
              </w:rPr>
              <w:t>response to stilbenoid</w:t>
            </w:r>
          </w:p>
        </w:tc>
        <w:tc>
          <w:tcPr>
            <w:tcW w:w="762" w:type="pct"/>
            <w:shd w:val="clear" w:color="auto" w:fill="auto"/>
            <w:tcMar>
              <w:top w:w="15" w:type="dxa"/>
              <w:left w:w="15" w:type="dxa"/>
              <w:right w:w="15" w:type="dxa"/>
            </w:tcMar>
            <w:vAlign w:val="center"/>
            <w:tcPrChange w:id="722" w:author="WuKong-315" w:date="2020-11-11T17:41:00Z">
              <w:tcPr>
                <w:tcW w:w="762" w:type="pct"/>
                <w:gridSpan w:val="2"/>
                <w:shd w:val="clear" w:color="auto" w:fill="auto"/>
                <w:tcMar>
                  <w:top w:w="15" w:type="dxa"/>
                  <w:left w:w="15" w:type="dxa"/>
                  <w:right w:w="15" w:type="dxa"/>
                </w:tcMar>
                <w:vAlign w:val="center"/>
              </w:tcPr>
            </w:tcPrChange>
          </w:tcPr>
          <w:p>
            <w:pPr>
              <w:spacing w:line="240" w:lineRule="auto"/>
              <w:jc w:val="center"/>
              <w:pPrChange w:id="723" w:author="WuKong-315" w:date="2020-11-11T17:41:00Z">
                <w:pPr>
                  <w:spacing w:line="276" w:lineRule="auto"/>
                  <w:jc w:val="center"/>
                </w:pPr>
              </w:pPrChange>
            </w:pPr>
            <w:r>
              <w:rPr>
                <w:rFonts w:hint="eastAsia"/>
              </w:rPr>
              <w:t>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Change w:id="724" w:author="WuKong-315" w:date="2020-11-11T17:41:00Z">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
          </w:tblPrExChange>
        </w:tblPrEx>
        <w:trPr>
          <w:trHeight w:val="454" w:hRule="atLeast"/>
          <w:jc w:val="center"/>
          <w:trPrChange w:id="724" w:author="WuKong-315" w:date="2020-11-11T17:41:00Z">
            <w:trPr>
              <w:gridBefore w:val="1"/>
              <w:trHeight w:val="454" w:hRule="atLeast"/>
              <w:jc w:val="center"/>
            </w:trPr>
          </w:trPrChange>
        </w:trPr>
        <w:tc>
          <w:tcPr>
            <w:tcW w:w="1042" w:type="pct"/>
            <w:shd w:val="clear" w:color="auto" w:fill="auto"/>
            <w:tcMar>
              <w:top w:w="15" w:type="dxa"/>
              <w:left w:w="15" w:type="dxa"/>
              <w:right w:w="15" w:type="dxa"/>
            </w:tcMar>
            <w:vAlign w:val="center"/>
            <w:tcPrChange w:id="725" w:author="WuKong-315" w:date="2020-11-11T17:41:00Z">
              <w:tcPr>
                <w:tcW w:w="1042" w:type="pct"/>
                <w:gridSpan w:val="2"/>
                <w:shd w:val="clear" w:color="auto" w:fill="auto"/>
                <w:tcMar>
                  <w:top w:w="15" w:type="dxa"/>
                  <w:left w:w="15" w:type="dxa"/>
                  <w:right w:w="15" w:type="dxa"/>
                </w:tcMar>
                <w:vAlign w:val="center"/>
              </w:tcPr>
            </w:tcPrChange>
          </w:tcPr>
          <w:p>
            <w:pPr>
              <w:spacing w:line="240" w:lineRule="auto"/>
              <w:jc w:val="center"/>
              <w:pPrChange w:id="726" w:author="WuKong-315" w:date="2020-11-11T17:41:00Z">
                <w:pPr>
                  <w:spacing w:line="276" w:lineRule="auto"/>
                  <w:jc w:val="center"/>
                </w:pPr>
              </w:pPrChange>
            </w:pPr>
            <w:r>
              <w:rPr>
                <w:rFonts w:hint="eastAsia"/>
              </w:rPr>
              <w:t>GO:0042060</w:t>
            </w:r>
          </w:p>
        </w:tc>
        <w:tc>
          <w:tcPr>
            <w:tcW w:w="3196" w:type="pct"/>
            <w:shd w:val="clear" w:color="auto" w:fill="auto"/>
            <w:tcMar>
              <w:top w:w="15" w:type="dxa"/>
              <w:left w:w="15" w:type="dxa"/>
              <w:right w:w="15" w:type="dxa"/>
            </w:tcMar>
            <w:vAlign w:val="center"/>
            <w:tcPrChange w:id="727" w:author="WuKong-315" w:date="2020-11-11T17:41:00Z">
              <w:tcPr>
                <w:tcW w:w="3196" w:type="pct"/>
                <w:gridSpan w:val="2"/>
                <w:shd w:val="clear" w:color="auto" w:fill="auto"/>
                <w:tcMar>
                  <w:top w:w="15" w:type="dxa"/>
                  <w:left w:w="15" w:type="dxa"/>
                  <w:right w:w="15" w:type="dxa"/>
                </w:tcMar>
                <w:vAlign w:val="center"/>
              </w:tcPr>
            </w:tcPrChange>
          </w:tcPr>
          <w:p>
            <w:pPr>
              <w:spacing w:line="240" w:lineRule="auto"/>
              <w:jc w:val="center"/>
              <w:pPrChange w:id="728" w:author="WuKong-315" w:date="2020-11-11T17:41:00Z">
                <w:pPr>
                  <w:spacing w:line="276" w:lineRule="auto"/>
                  <w:jc w:val="center"/>
                </w:pPr>
              </w:pPrChange>
            </w:pPr>
            <w:r>
              <w:rPr>
                <w:rFonts w:hint="eastAsia"/>
              </w:rPr>
              <w:t>wound healing</w:t>
            </w:r>
          </w:p>
        </w:tc>
        <w:tc>
          <w:tcPr>
            <w:tcW w:w="762" w:type="pct"/>
            <w:shd w:val="clear" w:color="auto" w:fill="auto"/>
            <w:tcMar>
              <w:top w:w="15" w:type="dxa"/>
              <w:left w:w="15" w:type="dxa"/>
              <w:right w:w="15" w:type="dxa"/>
            </w:tcMar>
            <w:vAlign w:val="center"/>
            <w:tcPrChange w:id="729" w:author="WuKong-315" w:date="2020-11-11T17:41:00Z">
              <w:tcPr>
                <w:tcW w:w="762" w:type="pct"/>
                <w:gridSpan w:val="2"/>
                <w:shd w:val="clear" w:color="auto" w:fill="auto"/>
                <w:tcMar>
                  <w:top w:w="15" w:type="dxa"/>
                  <w:left w:w="15" w:type="dxa"/>
                  <w:right w:w="15" w:type="dxa"/>
                </w:tcMar>
                <w:vAlign w:val="center"/>
              </w:tcPr>
            </w:tcPrChange>
          </w:tcPr>
          <w:p>
            <w:pPr>
              <w:spacing w:line="240" w:lineRule="auto"/>
              <w:jc w:val="center"/>
              <w:pPrChange w:id="730" w:author="WuKong-315" w:date="2020-11-11T17:41:00Z">
                <w:pPr>
                  <w:spacing w:line="276" w:lineRule="auto"/>
                  <w:jc w:val="center"/>
                </w:pPr>
              </w:pPrChange>
            </w:pPr>
            <w:r>
              <w:rPr>
                <w:rFonts w:hint="eastAsia"/>
              </w:rPr>
              <w:t>20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
        <w:trPr>
          <w:trHeight w:val="454" w:hRule="atLeast"/>
          <w:jc w:val="center"/>
        </w:trPr>
        <w:tc>
          <w:tcPr>
            <w:tcW w:w="1042" w:type="pct"/>
            <w:shd w:val="clear" w:color="auto" w:fill="auto"/>
            <w:tcMar>
              <w:top w:w="15" w:type="dxa"/>
              <w:left w:w="15" w:type="dxa"/>
              <w:right w:w="15" w:type="dxa"/>
            </w:tcMar>
            <w:vAlign w:val="center"/>
          </w:tcPr>
          <w:p>
            <w:pPr>
              <w:spacing w:line="276" w:lineRule="auto"/>
              <w:jc w:val="center"/>
            </w:pPr>
            <w:r>
              <w:rPr>
                <w:rFonts w:hint="eastAsia"/>
              </w:rPr>
              <w:t>...</w:t>
            </w:r>
          </w:p>
        </w:tc>
        <w:tc>
          <w:tcPr>
            <w:tcW w:w="3196" w:type="pct"/>
            <w:shd w:val="clear" w:color="auto" w:fill="auto"/>
            <w:tcMar>
              <w:top w:w="15" w:type="dxa"/>
              <w:left w:w="15" w:type="dxa"/>
              <w:right w:w="15" w:type="dxa"/>
            </w:tcMar>
            <w:vAlign w:val="center"/>
          </w:tcPr>
          <w:p>
            <w:pPr>
              <w:spacing w:line="276" w:lineRule="auto"/>
              <w:jc w:val="center"/>
            </w:pPr>
            <w:r>
              <w:rPr>
                <w:rFonts w:hint="eastAsia"/>
              </w:rPr>
              <w:t>...</w:t>
            </w:r>
          </w:p>
        </w:tc>
        <w:tc>
          <w:tcPr>
            <w:tcW w:w="762" w:type="pct"/>
            <w:shd w:val="clear" w:color="auto" w:fill="auto"/>
            <w:tcMar>
              <w:top w:w="15" w:type="dxa"/>
              <w:left w:w="15" w:type="dxa"/>
              <w:right w:w="15" w:type="dxa"/>
            </w:tcMar>
            <w:vAlign w:val="center"/>
          </w:tcPr>
          <w:p>
            <w:pPr>
              <w:spacing w:line="276" w:lineRule="auto"/>
              <w:jc w:val="center"/>
            </w:pPr>
            <w:r>
              <w:rPr>
                <w:rFonts w:hint="eastAsia"/>
              </w:rPr>
              <w:t>...</w:t>
            </w:r>
          </w:p>
        </w:tc>
      </w:tr>
    </w:tbl>
    <w:p>
      <w:pPr>
        <w:ind w:firstLine="420"/>
      </w:pPr>
    </w:p>
    <w:p>
      <w:pPr>
        <w:jc w:val="center"/>
      </w:pPr>
      <w:commentRangeStart w:id="10"/>
      <w:r>
        <w:drawing>
          <wp:inline distT="0" distB="0" distL="0" distR="0">
            <wp:extent cx="4497705" cy="47307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6"/>
                    <a:srcRect l="525" t="921" r="1491" b="507"/>
                    <a:stretch>
                      <a:fillRect/>
                    </a:stretch>
                  </pic:blipFill>
                  <pic:spPr>
                    <a:xfrm>
                      <a:off x="0" y="0"/>
                      <a:ext cx="4504046" cy="4737843"/>
                    </a:xfrm>
                    <a:prstGeom prst="rect">
                      <a:avLst/>
                    </a:prstGeom>
                    <a:ln>
                      <a:noFill/>
                    </a:ln>
                  </pic:spPr>
                </pic:pic>
              </a:graphicData>
            </a:graphic>
          </wp:inline>
        </w:drawing>
      </w:r>
      <w:commentRangeEnd w:id="10"/>
      <w:r>
        <w:rPr>
          <w:rStyle w:val="29"/>
        </w:rPr>
        <w:commentReference w:id="10"/>
      </w:r>
    </w:p>
    <w:p>
      <w:pPr>
        <w:spacing w:before="120" w:after="120"/>
        <w:jc w:val="center"/>
        <w:rPr>
          <w:ins w:id="731" w:author="WuKong-315" w:date="2020-11-11T17:42:00Z"/>
          <w:b/>
        </w:rPr>
      </w:pPr>
      <w:r>
        <w:rPr>
          <w:b/>
        </w:rPr>
        <w:t xml:space="preserve">图 </w:t>
      </w:r>
      <w:r>
        <w:rPr>
          <w:rFonts w:hint="eastAsia"/>
          <w:b/>
        </w:rPr>
        <w:t>3-8</w:t>
      </w:r>
      <w:r>
        <w:rPr>
          <w:b/>
        </w:rPr>
        <w:t xml:space="preserve">  </w:t>
      </w:r>
      <w:r>
        <w:rPr>
          <w:rFonts w:hint="eastAsia"/>
          <w:b/>
        </w:rPr>
        <w:t>上调差异基因的GO富集分析</w:t>
      </w:r>
      <w:del w:id="732" w:author="WuKong-315" w:date="2020-11-11T17:42:00Z">
        <w:commentRangeStart w:id="11"/>
        <w:r>
          <w:rPr>
            <w:rFonts w:hint="eastAsia"/>
            <w:b/>
          </w:rPr>
          <w:delText>图</w:delText>
        </w:r>
        <w:commentRangeEnd w:id="11"/>
      </w:del>
      <w:del w:id="733" w:author="WuKong-315" w:date="2020-11-11T17:42:00Z">
        <w:r>
          <w:rPr>
            <w:rStyle w:val="29"/>
          </w:rPr>
          <w:commentReference w:id="11"/>
        </w:r>
      </w:del>
    </w:p>
    <w:p>
      <w:pPr>
        <w:spacing w:before="0" w:after="0"/>
        <w:jc w:val="left"/>
        <w:rPr>
          <w:rFonts w:hint="eastAsia"/>
        </w:rPr>
        <w:pPrChange w:id="734" w:author="WuKong-315" w:date="2020-11-11T17:42:00Z">
          <w:pPr>
            <w:spacing w:before="120" w:after="120"/>
            <w:jc w:val="center"/>
          </w:pPr>
        </w:pPrChange>
      </w:pPr>
    </w:p>
    <w:p>
      <w:pPr>
        <w:spacing w:before="120" w:after="120"/>
        <w:jc w:val="center"/>
        <w:rPr>
          <w:b/>
        </w:rPr>
      </w:pPr>
      <w:r>
        <w:rPr>
          <w:rFonts w:hint="eastAsia"/>
          <w:b/>
        </w:rPr>
        <w:t xml:space="preserve">表 </w:t>
      </w:r>
      <w:r>
        <w:rPr>
          <w:b/>
        </w:rPr>
        <w:t>3-</w:t>
      </w:r>
      <w:r>
        <w:rPr>
          <w:rFonts w:hint="eastAsia"/>
          <w:b/>
        </w:rPr>
        <w:t xml:space="preserve">7 </w:t>
      </w:r>
      <w:r>
        <w:rPr>
          <w:b/>
        </w:rPr>
        <w:t xml:space="preserve"> </w:t>
      </w:r>
      <w:r>
        <w:rPr>
          <w:rFonts w:hint="eastAsia"/>
          <w:b/>
        </w:rPr>
        <w:t>下调差异基因的GO富集分析</w:t>
      </w:r>
    </w:p>
    <w:tbl>
      <w:tblPr>
        <w:tblStyle w:val="23"/>
        <w:tblW w:w="8307"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0" w:type="dxa"/>
          <w:bottom w:w="0" w:type="dxa"/>
          <w:right w:w="0" w:type="dxa"/>
        </w:tblCellMar>
        <w:tblPrChange w:id="735" w:author="WuKong-315" w:date="2020-11-11T17:43:00Z">
          <w:tblPr>
            <w:tblStyle w:val="23"/>
            <w:tblW w:w="8307"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PrChange>
      </w:tblPr>
      <w:tblGrid>
        <w:gridCol w:w="1731"/>
        <w:gridCol w:w="5310"/>
        <w:gridCol w:w="1266"/>
        <w:tblGridChange w:id="736">
          <w:tblGrid>
            <w:gridCol w:w="1731"/>
            <w:gridCol w:w="5310"/>
            <w:gridCol w:w="1266"/>
          </w:tblGrid>
        </w:tblGridChange>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Change w:id="737" w:author="WuKong-315" w:date="2020-11-11T17:43:00Z">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
          </w:tblPrExChange>
        </w:tblPrEx>
        <w:trPr>
          <w:trHeight w:val="454" w:hRule="atLeast"/>
          <w:trPrChange w:id="737" w:author="WuKong-315" w:date="2020-11-11T17:43:00Z">
            <w:trPr>
              <w:trHeight w:val="454" w:hRule="atLeast"/>
              <w:jc w:val="center"/>
            </w:trPr>
          </w:trPrChange>
        </w:trPr>
        <w:tc>
          <w:tcPr>
            <w:tcW w:w="1042" w:type="pct"/>
            <w:tcBorders>
              <w:top w:val="single" w:color="auto" w:sz="12" w:space="0"/>
              <w:bottom w:val="single" w:color="auto" w:sz="12" w:space="0"/>
            </w:tcBorders>
            <w:shd w:val="clear" w:color="auto" w:fill="D9E2F3" w:themeFill="accent1" w:themeFillTint="33"/>
            <w:tcMar>
              <w:top w:w="15" w:type="dxa"/>
              <w:left w:w="15" w:type="dxa"/>
              <w:right w:w="15" w:type="dxa"/>
            </w:tcMar>
            <w:vAlign w:val="center"/>
            <w:tcPrChange w:id="738" w:author="WuKong-315" w:date="2020-11-11T17:43:00Z">
              <w:tcPr>
                <w:tcW w:w="1042" w:type="pct"/>
                <w:tcBorders>
                  <w:top w:val="single" w:color="auto" w:sz="12" w:space="0"/>
                  <w:bottom w:val="single" w:color="auto" w:sz="12" w:space="0"/>
                </w:tcBorders>
                <w:shd w:val="clear" w:color="auto" w:fill="D9E2F3" w:themeFill="accent1" w:themeFillTint="33"/>
                <w:tcMar>
                  <w:top w:w="15" w:type="dxa"/>
                  <w:left w:w="15" w:type="dxa"/>
                  <w:right w:w="15" w:type="dxa"/>
                </w:tcMar>
                <w:vAlign w:val="center"/>
              </w:tcPr>
            </w:tcPrChange>
          </w:tcPr>
          <w:p>
            <w:pPr>
              <w:spacing w:line="276" w:lineRule="auto"/>
              <w:jc w:val="center"/>
            </w:pPr>
            <w:r>
              <w:rPr>
                <w:rFonts w:hint="eastAsia"/>
              </w:rPr>
              <w:t>GO term</w:t>
            </w:r>
          </w:p>
        </w:tc>
        <w:tc>
          <w:tcPr>
            <w:tcW w:w="3196" w:type="pct"/>
            <w:tcBorders>
              <w:top w:val="single" w:color="auto" w:sz="12" w:space="0"/>
              <w:bottom w:val="single" w:color="auto" w:sz="12" w:space="0"/>
            </w:tcBorders>
            <w:shd w:val="clear" w:color="auto" w:fill="D9E2F3" w:themeFill="accent1" w:themeFillTint="33"/>
            <w:tcMar>
              <w:top w:w="15" w:type="dxa"/>
              <w:left w:w="15" w:type="dxa"/>
              <w:right w:w="15" w:type="dxa"/>
            </w:tcMar>
            <w:vAlign w:val="center"/>
            <w:tcPrChange w:id="739" w:author="WuKong-315" w:date="2020-11-11T17:43:00Z">
              <w:tcPr>
                <w:tcW w:w="3196" w:type="pct"/>
                <w:tcBorders>
                  <w:top w:val="single" w:color="auto" w:sz="12" w:space="0"/>
                  <w:bottom w:val="single" w:color="auto" w:sz="12" w:space="0"/>
                </w:tcBorders>
                <w:shd w:val="clear" w:color="auto" w:fill="D9E2F3" w:themeFill="accent1" w:themeFillTint="33"/>
                <w:tcMar>
                  <w:top w:w="15" w:type="dxa"/>
                  <w:left w:w="15" w:type="dxa"/>
                  <w:right w:w="15" w:type="dxa"/>
                </w:tcMar>
                <w:vAlign w:val="center"/>
              </w:tcPr>
            </w:tcPrChange>
          </w:tcPr>
          <w:p>
            <w:pPr>
              <w:spacing w:line="276" w:lineRule="auto"/>
              <w:jc w:val="center"/>
            </w:pPr>
            <w:r>
              <w:rPr>
                <w:rFonts w:hint="eastAsia"/>
              </w:rPr>
              <w:t>Description</w:t>
            </w:r>
          </w:p>
        </w:tc>
        <w:tc>
          <w:tcPr>
            <w:tcW w:w="762" w:type="pct"/>
            <w:tcBorders>
              <w:top w:val="single" w:color="auto" w:sz="12" w:space="0"/>
              <w:bottom w:val="single" w:color="auto" w:sz="12" w:space="0"/>
            </w:tcBorders>
            <w:shd w:val="clear" w:color="auto" w:fill="D9E2F3" w:themeFill="accent1" w:themeFillTint="33"/>
            <w:tcMar>
              <w:top w:w="15" w:type="dxa"/>
              <w:left w:w="15" w:type="dxa"/>
              <w:right w:w="15" w:type="dxa"/>
            </w:tcMar>
            <w:vAlign w:val="center"/>
            <w:tcPrChange w:id="740" w:author="WuKong-315" w:date="2020-11-11T17:43:00Z">
              <w:tcPr>
                <w:tcW w:w="762" w:type="pct"/>
                <w:tcBorders>
                  <w:top w:val="single" w:color="auto" w:sz="12" w:space="0"/>
                  <w:bottom w:val="single" w:color="auto" w:sz="12" w:space="0"/>
                </w:tcBorders>
                <w:shd w:val="clear" w:color="auto" w:fill="D9E2F3" w:themeFill="accent1" w:themeFillTint="33"/>
                <w:tcMar>
                  <w:top w:w="15" w:type="dxa"/>
                  <w:left w:w="15" w:type="dxa"/>
                  <w:right w:w="15" w:type="dxa"/>
                </w:tcMar>
                <w:vAlign w:val="center"/>
              </w:tcPr>
            </w:tcPrChange>
          </w:tcPr>
          <w:p>
            <w:pPr>
              <w:spacing w:line="276" w:lineRule="auto"/>
              <w:jc w:val="center"/>
            </w:pPr>
            <w:r>
              <w:rPr>
                <w:rFonts w:hint="eastAsia"/>
              </w:rPr>
              <w:t>Count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Change w:id="741" w:author="WuKong-315" w:date="2020-11-11T17:43:00Z">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
          </w:tblPrExChange>
        </w:tblPrEx>
        <w:trPr>
          <w:trHeight w:val="454" w:hRule="atLeast"/>
          <w:trPrChange w:id="741" w:author="WuKong-315" w:date="2020-11-11T17:43:00Z">
            <w:trPr>
              <w:trHeight w:val="454" w:hRule="atLeast"/>
              <w:jc w:val="center"/>
            </w:trPr>
          </w:trPrChange>
        </w:trPr>
        <w:tc>
          <w:tcPr>
            <w:tcW w:w="1042" w:type="pct"/>
            <w:tcBorders>
              <w:top w:val="single" w:color="auto" w:sz="12" w:space="0"/>
            </w:tcBorders>
            <w:shd w:val="clear" w:color="auto" w:fill="auto"/>
            <w:noWrap/>
            <w:tcMar>
              <w:top w:w="15" w:type="dxa"/>
              <w:left w:w="15" w:type="dxa"/>
              <w:right w:w="15" w:type="dxa"/>
            </w:tcMar>
            <w:vAlign w:val="center"/>
            <w:tcPrChange w:id="742" w:author="WuKong-315" w:date="2020-11-11T17:43:00Z">
              <w:tcPr>
                <w:tcW w:w="1042" w:type="pct"/>
                <w:tcBorders>
                  <w:top w:val="single" w:color="auto" w:sz="12" w:space="0"/>
                </w:tcBorders>
                <w:shd w:val="clear" w:color="auto" w:fill="auto"/>
                <w:noWrap/>
                <w:tcMar>
                  <w:top w:w="15" w:type="dxa"/>
                  <w:left w:w="15" w:type="dxa"/>
                  <w:right w:w="15" w:type="dxa"/>
                </w:tcMar>
                <w:vAlign w:val="center"/>
              </w:tcPr>
            </w:tcPrChange>
          </w:tcPr>
          <w:p>
            <w:pPr>
              <w:spacing w:line="360" w:lineRule="auto"/>
              <w:jc w:val="center"/>
              <w:pPrChange w:id="743" w:author="WuKong-315" w:date="2020-11-11T17:43:00Z">
                <w:pPr>
                  <w:spacing w:line="276" w:lineRule="auto"/>
                  <w:jc w:val="center"/>
                </w:pPr>
              </w:pPrChange>
            </w:pPr>
            <w:r>
              <w:rPr>
                <w:rFonts w:hint="eastAsia"/>
              </w:rPr>
              <w:t>GO:0035634</w:t>
            </w:r>
          </w:p>
        </w:tc>
        <w:tc>
          <w:tcPr>
            <w:tcW w:w="3196" w:type="pct"/>
            <w:tcBorders>
              <w:top w:val="single" w:color="auto" w:sz="12" w:space="0"/>
            </w:tcBorders>
            <w:shd w:val="clear" w:color="auto" w:fill="auto"/>
            <w:noWrap/>
            <w:tcMar>
              <w:top w:w="15" w:type="dxa"/>
              <w:left w:w="15" w:type="dxa"/>
              <w:right w:w="15" w:type="dxa"/>
            </w:tcMar>
            <w:vAlign w:val="center"/>
            <w:tcPrChange w:id="744" w:author="WuKong-315" w:date="2020-11-11T17:43:00Z">
              <w:tcPr>
                <w:tcW w:w="3196" w:type="pct"/>
                <w:tcBorders>
                  <w:top w:val="single" w:color="auto" w:sz="12" w:space="0"/>
                </w:tcBorders>
                <w:shd w:val="clear" w:color="auto" w:fill="auto"/>
                <w:noWrap/>
                <w:tcMar>
                  <w:top w:w="15" w:type="dxa"/>
                  <w:left w:w="15" w:type="dxa"/>
                  <w:right w:w="15" w:type="dxa"/>
                </w:tcMar>
                <w:vAlign w:val="center"/>
              </w:tcPr>
            </w:tcPrChange>
          </w:tcPr>
          <w:p>
            <w:pPr>
              <w:spacing w:line="360" w:lineRule="auto"/>
              <w:jc w:val="center"/>
              <w:pPrChange w:id="745" w:author="WuKong-315" w:date="2020-11-11T17:43:00Z">
                <w:pPr>
                  <w:spacing w:line="276" w:lineRule="auto"/>
                  <w:jc w:val="center"/>
                </w:pPr>
              </w:pPrChange>
            </w:pPr>
            <w:r>
              <w:rPr>
                <w:rFonts w:hint="eastAsia"/>
              </w:rPr>
              <w:t>response to stilbenoid</w:t>
            </w:r>
          </w:p>
        </w:tc>
        <w:tc>
          <w:tcPr>
            <w:tcW w:w="762" w:type="pct"/>
            <w:tcBorders>
              <w:top w:val="single" w:color="auto" w:sz="12" w:space="0"/>
            </w:tcBorders>
            <w:shd w:val="clear" w:color="auto" w:fill="auto"/>
            <w:noWrap/>
            <w:tcMar>
              <w:top w:w="15" w:type="dxa"/>
              <w:left w:w="15" w:type="dxa"/>
              <w:right w:w="15" w:type="dxa"/>
            </w:tcMar>
            <w:vAlign w:val="center"/>
            <w:tcPrChange w:id="746" w:author="WuKong-315" w:date="2020-11-11T17:43:00Z">
              <w:tcPr>
                <w:tcW w:w="762" w:type="pct"/>
                <w:tcBorders>
                  <w:top w:val="single" w:color="auto" w:sz="12" w:space="0"/>
                </w:tcBorders>
                <w:shd w:val="clear" w:color="auto" w:fill="auto"/>
                <w:noWrap/>
                <w:tcMar>
                  <w:top w:w="15" w:type="dxa"/>
                  <w:left w:w="15" w:type="dxa"/>
                  <w:right w:w="15" w:type="dxa"/>
                </w:tcMar>
                <w:vAlign w:val="center"/>
              </w:tcPr>
            </w:tcPrChange>
          </w:tcPr>
          <w:p>
            <w:pPr>
              <w:spacing w:line="360" w:lineRule="auto"/>
              <w:jc w:val="center"/>
              <w:pPrChange w:id="747" w:author="WuKong-315" w:date="2020-11-11T17:43:00Z">
                <w:pPr>
                  <w:spacing w:line="276" w:lineRule="auto"/>
                  <w:jc w:val="center"/>
                </w:pPr>
              </w:pPrChange>
            </w:pPr>
            <w:r>
              <w:rPr>
                <w:rFonts w:hint="eastAsia"/>
              </w:rPr>
              <w:t>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Change w:id="748" w:author="WuKong-315" w:date="2020-11-11T17:43:00Z">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
          </w:tblPrExChange>
        </w:tblPrEx>
        <w:trPr>
          <w:trHeight w:val="454" w:hRule="atLeast"/>
          <w:trPrChange w:id="748" w:author="WuKong-315" w:date="2020-11-11T17:43:00Z">
            <w:trPr>
              <w:trHeight w:val="454" w:hRule="atLeast"/>
              <w:jc w:val="center"/>
            </w:trPr>
          </w:trPrChange>
        </w:trPr>
        <w:tc>
          <w:tcPr>
            <w:tcW w:w="1042" w:type="pct"/>
            <w:shd w:val="clear" w:color="auto" w:fill="auto"/>
            <w:tcMar>
              <w:top w:w="15" w:type="dxa"/>
              <w:left w:w="15" w:type="dxa"/>
              <w:right w:w="15" w:type="dxa"/>
            </w:tcMar>
            <w:vAlign w:val="center"/>
            <w:tcPrChange w:id="749" w:author="WuKong-315" w:date="2020-11-11T17:43:00Z">
              <w:tcPr>
                <w:tcW w:w="1042" w:type="pct"/>
                <w:shd w:val="clear" w:color="auto" w:fill="auto"/>
                <w:tcMar>
                  <w:top w:w="15" w:type="dxa"/>
                  <w:left w:w="15" w:type="dxa"/>
                  <w:right w:w="15" w:type="dxa"/>
                </w:tcMar>
                <w:vAlign w:val="center"/>
              </w:tcPr>
            </w:tcPrChange>
          </w:tcPr>
          <w:p>
            <w:pPr>
              <w:spacing w:line="360" w:lineRule="auto"/>
              <w:jc w:val="center"/>
              <w:pPrChange w:id="750" w:author="WuKong-315" w:date="2020-11-11T17:43:00Z">
                <w:pPr>
                  <w:spacing w:line="276" w:lineRule="auto"/>
                  <w:jc w:val="center"/>
                </w:pPr>
              </w:pPrChange>
            </w:pPr>
            <w:r>
              <w:rPr>
                <w:rFonts w:hint="eastAsia"/>
              </w:rPr>
              <w:t>GO:0006953</w:t>
            </w:r>
          </w:p>
        </w:tc>
        <w:tc>
          <w:tcPr>
            <w:tcW w:w="3196" w:type="pct"/>
            <w:shd w:val="clear" w:color="auto" w:fill="auto"/>
            <w:tcMar>
              <w:top w:w="15" w:type="dxa"/>
              <w:left w:w="15" w:type="dxa"/>
              <w:right w:w="15" w:type="dxa"/>
            </w:tcMar>
            <w:vAlign w:val="center"/>
            <w:tcPrChange w:id="751" w:author="WuKong-315" w:date="2020-11-11T17:43:00Z">
              <w:tcPr>
                <w:tcW w:w="3196" w:type="pct"/>
                <w:shd w:val="clear" w:color="auto" w:fill="auto"/>
                <w:tcMar>
                  <w:top w:w="15" w:type="dxa"/>
                  <w:left w:w="15" w:type="dxa"/>
                  <w:right w:w="15" w:type="dxa"/>
                </w:tcMar>
                <w:vAlign w:val="center"/>
              </w:tcPr>
            </w:tcPrChange>
          </w:tcPr>
          <w:p>
            <w:pPr>
              <w:spacing w:line="360" w:lineRule="auto"/>
              <w:jc w:val="center"/>
              <w:pPrChange w:id="752" w:author="WuKong-315" w:date="2020-11-11T17:43:00Z">
                <w:pPr>
                  <w:spacing w:line="276" w:lineRule="auto"/>
                  <w:jc w:val="center"/>
                </w:pPr>
              </w:pPrChange>
            </w:pPr>
            <w:r>
              <w:rPr>
                <w:rFonts w:hint="eastAsia"/>
              </w:rPr>
              <w:t>acute-phase response</w:t>
            </w:r>
          </w:p>
        </w:tc>
        <w:tc>
          <w:tcPr>
            <w:tcW w:w="762" w:type="pct"/>
            <w:shd w:val="clear" w:color="auto" w:fill="auto"/>
            <w:tcMar>
              <w:top w:w="15" w:type="dxa"/>
              <w:left w:w="15" w:type="dxa"/>
              <w:right w:w="15" w:type="dxa"/>
            </w:tcMar>
            <w:vAlign w:val="center"/>
            <w:tcPrChange w:id="753" w:author="WuKong-315" w:date="2020-11-11T17:43:00Z">
              <w:tcPr>
                <w:tcW w:w="762" w:type="pct"/>
                <w:shd w:val="clear" w:color="auto" w:fill="auto"/>
                <w:tcMar>
                  <w:top w:w="15" w:type="dxa"/>
                  <w:left w:w="15" w:type="dxa"/>
                  <w:right w:w="15" w:type="dxa"/>
                </w:tcMar>
                <w:vAlign w:val="center"/>
              </w:tcPr>
            </w:tcPrChange>
          </w:tcPr>
          <w:p>
            <w:pPr>
              <w:spacing w:line="360" w:lineRule="auto"/>
              <w:jc w:val="center"/>
              <w:pPrChange w:id="754" w:author="WuKong-315" w:date="2020-11-11T17:43:00Z">
                <w:pPr>
                  <w:spacing w:line="276" w:lineRule="auto"/>
                  <w:jc w:val="center"/>
                </w:pPr>
              </w:pPrChange>
            </w:pPr>
            <w:r>
              <w:rPr>
                <w:rFonts w:hint="eastAsia"/>
              </w:rPr>
              <w:t>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Change w:id="755" w:author="WuKong-315" w:date="2020-11-11T17:43:00Z">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
          </w:tblPrExChange>
        </w:tblPrEx>
        <w:trPr>
          <w:trHeight w:val="454" w:hRule="atLeast"/>
          <w:trPrChange w:id="755" w:author="WuKong-315" w:date="2020-11-11T17:43:00Z">
            <w:trPr>
              <w:trHeight w:val="454" w:hRule="atLeast"/>
              <w:jc w:val="center"/>
            </w:trPr>
          </w:trPrChange>
        </w:trPr>
        <w:tc>
          <w:tcPr>
            <w:tcW w:w="1042" w:type="pct"/>
            <w:shd w:val="clear" w:color="auto" w:fill="auto"/>
            <w:tcMar>
              <w:top w:w="15" w:type="dxa"/>
              <w:left w:w="15" w:type="dxa"/>
              <w:right w:w="15" w:type="dxa"/>
            </w:tcMar>
            <w:vAlign w:val="center"/>
            <w:tcPrChange w:id="756" w:author="WuKong-315" w:date="2020-11-11T17:43:00Z">
              <w:tcPr>
                <w:tcW w:w="1042" w:type="pct"/>
                <w:shd w:val="clear" w:color="auto" w:fill="auto"/>
                <w:tcMar>
                  <w:top w:w="15" w:type="dxa"/>
                  <w:left w:w="15" w:type="dxa"/>
                  <w:right w:w="15" w:type="dxa"/>
                </w:tcMar>
                <w:vAlign w:val="center"/>
              </w:tcPr>
            </w:tcPrChange>
          </w:tcPr>
          <w:p>
            <w:pPr>
              <w:spacing w:line="360" w:lineRule="auto"/>
              <w:jc w:val="center"/>
              <w:pPrChange w:id="757" w:author="WuKong-315" w:date="2020-11-11T17:43:00Z">
                <w:pPr>
                  <w:spacing w:line="276" w:lineRule="auto"/>
                  <w:jc w:val="center"/>
                </w:pPr>
              </w:pPrChange>
            </w:pPr>
            <w:r>
              <w:rPr>
                <w:rFonts w:hint="eastAsia"/>
              </w:rPr>
              <w:t>GO:0051385</w:t>
            </w:r>
          </w:p>
        </w:tc>
        <w:tc>
          <w:tcPr>
            <w:tcW w:w="3196" w:type="pct"/>
            <w:shd w:val="clear" w:color="auto" w:fill="auto"/>
            <w:tcMar>
              <w:top w:w="15" w:type="dxa"/>
              <w:left w:w="15" w:type="dxa"/>
              <w:right w:w="15" w:type="dxa"/>
            </w:tcMar>
            <w:vAlign w:val="center"/>
            <w:tcPrChange w:id="758" w:author="WuKong-315" w:date="2020-11-11T17:43:00Z">
              <w:tcPr>
                <w:tcW w:w="3196" w:type="pct"/>
                <w:shd w:val="clear" w:color="auto" w:fill="auto"/>
                <w:tcMar>
                  <w:top w:w="15" w:type="dxa"/>
                  <w:left w:w="15" w:type="dxa"/>
                  <w:right w:w="15" w:type="dxa"/>
                </w:tcMar>
                <w:vAlign w:val="center"/>
              </w:tcPr>
            </w:tcPrChange>
          </w:tcPr>
          <w:p>
            <w:pPr>
              <w:spacing w:line="360" w:lineRule="auto"/>
              <w:jc w:val="center"/>
              <w:pPrChange w:id="759" w:author="WuKong-315" w:date="2020-11-11T17:43:00Z">
                <w:pPr>
                  <w:spacing w:line="276" w:lineRule="auto"/>
                  <w:jc w:val="center"/>
                </w:pPr>
              </w:pPrChange>
            </w:pPr>
            <w:r>
              <w:rPr>
                <w:rFonts w:hint="eastAsia"/>
              </w:rPr>
              <w:t>response to mineralocorticoid</w:t>
            </w:r>
          </w:p>
        </w:tc>
        <w:tc>
          <w:tcPr>
            <w:tcW w:w="762" w:type="pct"/>
            <w:shd w:val="clear" w:color="auto" w:fill="auto"/>
            <w:tcMar>
              <w:top w:w="15" w:type="dxa"/>
              <w:left w:w="15" w:type="dxa"/>
              <w:right w:w="15" w:type="dxa"/>
            </w:tcMar>
            <w:vAlign w:val="center"/>
            <w:tcPrChange w:id="760" w:author="WuKong-315" w:date="2020-11-11T17:43:00Z">
              <w:tcPr>
                <w:tcW w:w="762" w:type="pct"/>
                <w:shd w:val="clear" w:color="auto" w:fill="auto"/>
                <w:tcMar>
                  <w:top w:w="15" w:type="dxa"/>
                  <w:left w:w="15" w:type="dxa"/>
                  <w:right w:w="15" w:type="dxa"/>
                </w:tcMar>
                <w:vAlign w:val="center"/>
              </w:tcPr>
            </w:tcPrChange>
          </w:tcPr>
          <w:p>
            <w:pPr>
              <w:spacing w:line="360" w:lineRule="auto"/>
              <w:jc w:val="center"/>
              <w:pPrChange w:id="761" w:author="WuKong-315" w:date="2020-11-11T17:43:00Z">
                <w:pPr>
                  <w:spacing w:line="276" w:lineRule="auto"/>
                  <w:jc w:val="center"/>
                </w:pPr>
              </w:pPrChange>
            </w:pPr>
            <w:r>
              <w:rPr>
                <w:rFonts w:hint="eastAsia"/>
              </w:rPr>
              <w:t>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Change w:id="762" w:author="WuKong-315" w:date="2020-11-11T17:43:00Z">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
          </w:tblPrExChange>
        </w:tblPrEx>
        <w:trPr>
          <w:trHeight w:val="454" w:hRule="atLeast"/>
          <w:trPrChange w:id="762" w:author="WuKong-315" w:date="2020-11-11T17:43:00Z">
            <w:trPr>
              <w:trHeight w:val="454" w:hRule="atLeast"/>
              <w:jc w:val="center"/>
            </w:trPr>
          </w:trPrChange>
        </w:trPr>
        <w:tc>
          <w:tcPr>
            <w:tcW w:w="1042" w:type="pct"/>
            <w:shd w:val="clear" w:color="auto" w:fill="auto"/>
            <w:tcMar>
              <w:top w:w="15" w:type="dxa"/>
              <w:left w:w="15" w:type="dxa"/>
              <w:right w:w="15" w:type="dxa"/>
            </w:tcMar>
            <w:vAlign w:val="center"/>
            <w:tcPrChange w:id="763" w:author="WuKong-315" w:date="2020-11-11T17:43:00Z">
              <w:tcPr>
                <w:tcW w:w="1042" w:type="pct"/>
                <w:shd w:val="clear" w:color="auto" w:fill="auto"/>
                <w:tcMar>
                  <w:top w:w="15" w:type="dxa"/>
                  <w:left w:w="15" w:type="dxa"/>
                  <w:right w:w="15" w:type="dxa"/>
                </w:tcMar>
                <w:vAlign w:val="center"/>
              </w:tcPr>
            </w:tcPrChange>
          </w:tcPr>
          <w:p>
            <w:pPr>
              <w:spacing w:line="360" w:lineRule="auto"/>
              <w:jc w:val="center"/>
              <w:pPrChange w:id="764" w:author="WuKong-315" w:date="2020-11-11T17:43:00Z">
                <w:pPr>
                  <w:spacing w:line="276" w:lineRule="auto"/>
                  <w:jc w:val="center"/>
                </w:pPr>
              </w:pPrChange>
            </w:pPr>
            <w:r>
              <w:rPr>
                <w:rFonts w:hint="eastAsia"/>
              </w:rPr>
              <w:t>GO:0002526</w:t>
            </w:r>
          </w:p>
        </w:tc>
        <w:tc>
          <w:tcPr>
            <w:tcW w:w="3196" w:type="pct"/>
            <w:shd w:val="clear" w:color="auto" w:fill="auto"/>
            <w:tcMar>
              <w:top w:w="15" w:type="dxa"/>
              <w:left w:w="15" w:type="dxa"/>
              <w:right w:w="15" w:type="dxa"/>
            </w:tcMar>
            <w:vAlign w:val="center"/>
            <w:tcPrChange w:id="765" w:author="WuKong-315" w:date="2020-11-11T17:43:00Z">
              <w:tcPr>
                <w:tcW w:w="3196" w:type="pct"/>
                <w:shd w:val="clear" w:color="auto" w:fill="auto"/>
                <w:tcMar>
                  <w:top w:w="15" w:type="dxa"/>
                  <w:left w:w="15" w:type="dxa"/>
                  <w:right w:w="15" w:type="dxa"/>
                </w:tcMar>
                <w:vAlign w:val="center"/>
              </w:tcPr>
            </w:tcPrChange>
          </w:tcPr>
          <w:p>
            <w:pPr>
              <w:spacing w:line="360" w:lineRule="auto"/>
              <w:jc w:val="center"/>
              <w:pPrChange w:id="766" w:author="WuKong-315" w:date="2020-11-11T17:43:00Z">
                <w:pPr>
                  <w:spacing w:line="276" w:lineRule="auto"/>
                  <w:jc w:val="center"/>
                </w:pPr>
              </w:pPrChange>
            </w:pPr>
            <w:r>
              <w:rPr>
                <w:rFonts w:hint="eastAsia"/>
              </w:rPr>
              <w:t>acute inflammatory response</w:t>
            </w:r>
          </w:p>
        </w:tc>
        <w:tc>
          <w:tcPr>
            <w:tcW w:w="762" w:type="pct"/>
            <w:shd w:val="clear" w:color="auto" w:fill="auto"/>
            <w:tcMar>
              <w:top w:w="15" w:type="dxa"/>
              <w:left w:w="15" w:type="dxa"/>
              <w:right w:w="15" w:type="dxa"/>
            </w:tcMar>
            <w:vAlign w:val="center"/>
            <w:tcPrChange w:id="767" w:author="WuKong-315" w:date="2020-11-11T17:43:00Z">
              <w:tcPr>
                <w:tcW w:w="762" w:type="pct"/>
                <w:shd w:val="clear" w:color="auto" w:fill="auto"/>
                <w:tcMar>
                  <w:top w:w="15" w:type="dxa"/>
                  <w:left w:w="15" w:type="dxa"/>
                  <w:right w:w="15" w:type="dxa"/>
                </w:tcMar>
                <w:vAlign w:val="center"/>
              </w:tcPr>
            </w:tcPrChange>
          </w:tcPr>
          <w:p>
            <w:pPr>
              <w:spacing w:line="360" w:lineRule="auto"/>
              <w:jc w:val="center"/>
              <w:pPrChange w:id="768" w:author="WuKong-315" w:date="2020-11-11T17:43:00Z">
                <w:pPr>
                  <w:spacing w:line="276" w:lineRule="auto"/>
                  <w:jc w:val="center"/>
                </w:pPr>
              </w:pPrChange>
            </w:pPr>
            <w:r>
              <w:rPr>
                <w:rFonts w:hint="eastAsia"/>
              </w:rPr>
              <w:t>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Change w:id="769" w:author="WuKong-315" w:date="2020-11-11T17:43:00Z">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
          </w:tblPrExChange>
        </w:tblPrEx>
        <w:trPr>
          <w:trHeight w:val="454" w:hRule="atLeast"/>
          <w:trPrChange w:id="769" w:author="WuKong-315" w:date="2020-11-11T17:43:00Z">
            <w:trPr>
              <w:trHeight w:val="454" w:hRule="atLeast"/>
              <w:jc w:val="center"/>
            </w:trPr>
          </w:trPrChange>
        </w:trPr>
        <w:tc>
          <w:tcPr>
            <w:tcW w:w="1042" w:type="pct"/>
            <w:shd w:val="clear" w:color="auto" w:fill="auto"/>
            <w:tcMar>
              <w:top w:w="15" w:type="dxa"/>
              <w:left w:w="15" w:type="dxa"/>
              <w:right w:w="15" w:type="dxa"/>
            </w:tcMar>
            <w:vAlign w:val="center"/>
            <w:tcPrChange w:id="770" w:author="WuKong-315" w:date="2020-11-11T17:43:00Z">
              <w:tcPr>
                <w:tcW w:w="1042" w:type="pct"/>
                <w:shd w:val="clear" w:color="auto" w:fill="auto"/>
                <w:tcMar>
                  <w:top w:w="15" w:type="dxa"/>
                  <w:left w:w="15" w:type="dxa"/>
                  <w:right w:w="15" w:type="dxa"/>
                </w:tcMar>
                <w:vAlign w:val="center"/>
              </w:tcPr>
            </w:tcPrChange>
          </w:tcPr>
          <w:p>
            <w:pPr>
              <w:spacing w:line="360" w:lineRule="auto"/>
              <w:jc w:val="center"/>
              <w:pPrChange w:id="771" w:author="WuKong-315" w:date="2020-11-11T17:43:00Z">
                <w:pPr>
                  <w:spacing w:line="276" w:lineRule="auto"/>
                  <w:jc w:val="center"/>
                </w:pPr>
              </w:pPrChange>
            </w:pPr>
            <w:r>
              <w:rPr>
                <w:rFonts w:hint="eastAsia"/>
              </w:rPr>
              <w:t>GO:0030948</w:t>
            </w:r>
          </w:p>
        </w:tc>
        <w:tc>
          <w:tcPr>
            <w:tcW w:w="3196" w:type="pct"/>
            <w:shd w:val="clear" w:color="auto" w:fill="auto"/>
            <w:tcMar>
              <w:top w:w="15" w:type="dxa"/>
              <w:left w:w="15" w:type="dxa"/>
              <w:right w:w="15" w:type="dxa"/>
            </w:tcMar>
            <w:vAlign w:val="center"/>
            <w:tcPrChange w:id="772" w:author="WuKong-315" w:date="2020-11-11T17:43:00Z">
              <w:tcPr>
                <w:tcW w:w="3196" w:type="pct"/>
                <w:shd w:val="clear" w:color="auto" w:fill="auto"/>
                <w:tcMar>
                  <w:top w:w="15" w:type="dxa"/>
                  <w:left w:w="15" w:type="dxa"/>
                  <w:right w:w="15" w:type="dxa"/>
                </w:tcMar>
                <w:vAlign w:val="center"/>
              </w:tcPr>
            </w:tcPrChange>
          </w:tcPr>
          <w:p>
            <w:pPr>
              <w:spacing w:line="360" w:lineRule="auto"/>
              <w:jc w:val="center"/>
              <w:pPrChange w:id="773" w:author="WuKong-315" w:date="2020-11-11T17:43:00Z">
                <w:pPr>
                  <w:spacing w:line="276" w:lineRule="auto"/>
                  <w:jc w:val="center"/>
                </w:pPr>
              </w:pPrChange>
            </w:pPr>
            <w:r>
              <w:rPr>
                <w:rFonts w:hint="eastAsia"/>
              </w:rPr>
              <w:t>negative regulation of vascular endothelial growth factor receptor signaling pathway</w:t>
            </w:r>
          </w:p>
        </w:tc>
        <w:tc>
          <w:tcPr>
            <w:tcW w:w="762" w:type="pct"/>
            <w:shd w:val="clear" w:color="auto" w:fill="auto"/>
            <w:tcMar>
              <w:top w:w="15" w:type="dxa"/>
              <w:left w:w="15" w:type="dxa"/>
              <w:right w:w="15" w:type="dxa"/>
            </w:tcMar>
            <w:vAlign w:val="center"/>
            <w:tcPrChange w:id="774" w:author="WuKong-315" w:date="2020-11-11T17:43:00Z">
              <w:tcPr>
                <w:tcW w:w="762" w:type="pct"/>
                <w:shd w:val="clear" w:color="auto" w:fill="auto"/>
                <w:tcMar>
                  <w:top w:w="15" w:type="dxa"/>
                  <w:left w:w="15" w:type="dxa"/>
                  <w:right w:w="15" w:type="dxa"/>
                </w:tcMar>
                <w:vAlign w:val="center"/>
              </w:tcPr>
            </w:tcPrChange>
          </w:tcPr>
          <w:p>
            <w:pPr>
              <w:spacing w:line="360" w:lineRule="auto"/>
              <w:jc w:val="center"/>
              <w:pPrChange w:id="775" w:author="WuKong-315" w:date="2020-11-11T17:43:00Z">
                <w:pPr>
                  <w:spacing w:line="276" w:lineRule="auto"/>
                  <w:jc w:val="center"/>
                </w:pPr>
              </w:pPrChange>
            </w:pPr>
            <w:r>
              <w:rPr>
                <w:rFonts w:hint="eastAsia"/>
              </w:rPr>
              <w:t>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Change w:id="776" w:author="WuKong-315" w:date="2020-11-11T17:43:00Z">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
          </w:tblPrExChange>
        </w:tblPrEx>
        <w:trPr>
          <w:trHeight w:val="454" w:hRule="atLeast"/>
          <w:trPrChange w:id="776" w:author="WuKong-315" w:date="2020-11-11T17:43:00Z">
            <w:trPr>
              <w:trHeight w:val="454" w:hRule="atLeast"/>
              <w:jc w:val="center"/>
            </w:trPr>
          </w:trPrChange>
        </w:trPr>
        <w:tc>
          <w:tcPr>
            <w:tcW w:w="1042" w:type="pct"/>
            <w:shd w:val="clear" w:color="auto" w:fill="auto"/>
            <w:tcMar>
              <w:top w:w="15" w:type="dxa"/>
              <w:left w:w="15" w:type="dxa"/>
              <w:right w:w="15" w:type="dxa"/>
            </w:tcMar>
            <w:vAlign w:val="center"/>
            <w:tcPrChange w:id="777" w:author="WuKong-315" w:date="2020-11-11T17:43:00Z">
              <w:tcPr>
                <w:tcW w:w="1042" w:type="pct"/>
                <w:shd w:val="clear" w:color="auto" w:fill="auto"/>
                <w:tcMar>
                  <w:top w:w="15" w:type="dxa"/>
                  <w:left w:w="15" w:type="dxa"/>
                  <w:right w:w="15" w:type="dxa"/>
                </w:tcMar>
                <w:vAlign w:val="center"/>
              </w:tcPr>
            </w:tcPrChange>
          </w:tcPr>
          <w:p>
            <w:pPr>
              <w:spacing w:line="276" w:lineRule="auto"/>
              <w:jc w:val="center"/>
            </w:pPr>
            <w:r>
              <w:rPr>
                <w:rFonts w:hint="eastAsia"/>
              </w:rPr>
              <w:t>...</w:t>
            </w:r>
          </w:p>
        </w:tc>
        <w:tc>
          <w:tcPr>
            <w:tcW w:w="3196" w:type="pct"/>
            <w:shd w:val="clear" w:color="auto" w:fill="auto"/>
            <w:tcMar>
              <w:top w:w="15" w:type="dxa"/>
              <w:left w:w="15" w:type="dxa"/>
              <w:right w:w="15" w:type="dxa"/>
            </w:tcMar>
            <w:vAlign w:val="center"/>
            <w:tcPrChange w:id="778" w:author="WuKong-315" w:date="2020-11-11T17:43:00Z">
              <w:tcPr>
                <w:tcW w:w="3196" w:type="pct"/>
                <w:shd w:val="clear" w:color="auto" w:fill="auto"/>
                <w:tcMar>
                  <w:top w:w="15" w:type="dxa"/>
                  <w:left w:w="15" w:type="dxa"/>
                  <w:right w:w="15" w:type="dxa"/>
                </w:tcMar>
                <w:vAlign w:val="center"/>
              </w:tcPr>
            </w:tcPrChange>
          </w:tcPr>
          <w:p>
            <w:pPr>
              <w:spacing w:line="276" w:lineRule="auto"/>
              <w:jc w:val="center"/>
            </w:pPr>
            <w:r>
              <w:rPr>
                <w:rFonts w:hint="eastAsia"/>
              </w:rPr>
              <w:t>...</w:t>
            </w:r>
          </w:p>
        </w:tc>
        <w:tc>
          <w:tcPr>
            <w:tcW w:w="762" w:type="pct"/>
            <w:shd w:val="clear" w:color="auto" w:fill="auto"/>
            <w:tcMar>
              <w:top w:w="15" w:type="dxa"/>
              <w:left w:w="15" w:type="dxa"/>
              <w:right w:w="15" w:type="dxa"/>
            </w:tcMar>
            <w:vAlign w:val="center"/>
            <w:tcPrChange w:id="779" w:author="WuKong-315" w:date="2020-11-11T17:43:00Z">
              <w:tcPr>
                <w:tcW w:w="762" w:type="pct"/>
                <w:shd w:val="clear" w:color="auto" w:fill="auto"/>
                <w:tcMar>
                  <w:top w:w="15" w:type="dxa"/>
                  <w:left w:w="15" w:type="dxa"/>
                  <w:right w:w="15" w:type="dxa"/>
                </w:tcMar>
                <w:vAlign w:val="center"/>
              </w:tcPr>
            </w:tcPrChange>
          </w:tcPr>
          <w:p>
            <w:pPr>
              <w:spacing w:line="276" w:lineRule="auto"/>
              <w:jc w:val="center"/>
            </w:pPr>
            <w:r>
              <w:rPr>
                <w:rFonts w:hint="eastAsia"/>
              </w:rPr>
              <w:t>...</w:t>
            </w:r>
          </w:p>
        </w:tc>
      </w:tr>
    </w:tbl>
    <w:p/>
    <w:p>
      <w:pPr>
        <w:spacing w:before="120" w:after="120"/>
        <w:jc w:val="center"/>
        <w:rPr>
          <w:b/>
        </w:rPr>
      </w:pPr>
      <w:r>
        <w:drawing>
          <wp:inline distT="0" distB="0" distL="0" distR="0">
            <wp:extent cx="5209540" cy="47650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7"/>
                    <a:srcRect l="1226"/>
                    <a:stretch>
                      <a:fillRect/>
                    </a:stretch>
                  </pic:blipFill>
                  <pic:spPr>
                    <a:xfrm>
                      <a:off x="0" y="0"/>
                      <a:ext cx="5209655" cy="4765040"/>
                    </a:xfrm>
                    <a:prstGeom prst="rect">
                      <a:avLst/>
                    </a:prstGeom>
                    <a:ln>
                      <a:noFill/>
                    </a:ln>
                  </pic:spPr>
                </pic:pic>
              </a:graphicData>
            </a:graphic>
          </wp:inline>
        </w:drawing>
      </w:r>
      <w:r>
        <w:rPr>
          <w:b/>
        </w:rPr>
        <w:t xml:space="preserve">图 </w:t>
      </w:r>
      <w:r>
        <w:rPr>
          <w:rFonts w:hint="eastAsia"/>
          <w:b/>
        </w:rPr>
        <w:t>3-9</w:t>
      </w:r>
      <w:r>
        <w:rPr>
          <w:b/>
        </w:rPr>
        <w:t xml:space="preserve">  </w:t>
      </w:r>
      <w:r>
        <w:rPr>
          <w:rFonts w:hint="eastAsia"/>
          <w:b/>
        </w:rPr>
        <w:t>下调差异基因的GO富集分析</w:t>
      </w:r>
      <w:del w:id="780" w:author="WuKong-315" w:date="2020-11-11T17:44:00Z">
        <w:r>
          <w:rPr>
            <w:rFonts w:hint="eastAsia"/>
            <w:b/>
          </w:rPr>
          <w:delText>图</w:delText>
        </w:r>
      </w:del>
    </w:p>
    <w:p>
      <w:pPr>
        <w:pStyle w:val="42"/>
        <w:ind w:firstLine="0"/>
        <w:rPr>
          <w:b/>
          <w:bCs/>
          <w:kern w:val="0"/>
        </w:rPr>
      </w:pPr>
      <w:r>
        <w:rPr>
          <w:rFonts w:hint="eastAsia"/>
          <w:b/>
          <w:bCs/>
          <w:kern w:val="0"/>
        </w:rPr>
        <w:t>备注：</w:t>
      </w:r>
    </w:p>
    <w:p>
      <w:pPr>
        <w:pStyle w:val="38"/>
        <w:numPr>
          <w:ilvl w:val="0"/>
          <w:numId w:val="10"/>
        </w:numPr>
        <w:spacing w:line="360" w:lineRule="auto"/>
        <w:jc w:val="left"/>
        <w:rPr>
          <w:rFonts w:ascii="Times New Roman" w:hAnsi="Times New Roman"/>
        </w:rPr>
      </w:pPr>
      <w:r>
        <w:rPr>
          <w:rFonts w:hint="eastAsia" w:ascii="Times New Roman" w:hAnsi="Times New Roman"/>
        </w:rPr>
        <w:t>GOBPID: gene ontology biological process ID，GO数据库中生物学过程分类编号信息；</w:t>
      </w:r>
    </w:p>
    <w:p>
      <w:pPr>
        <w:pStyle w:val="38"/>
        <w:numPr>
          <w:ilvl w:val="0"/>
          <w:numId w:val="10"/>
        </w:numPr>
        <w:spacing w:line="360" w:lineRule="auto"/>
        <w:jc w:val="left"/>
        <w:rPr>
          <w:rFonts w:ascii="Times New Roman" w:hAnsi="Times New Roman"/>
        </w:rPr>
      </w:pPr>
      <w:r>
        <w:rPr>
          <w:rFonts w:hint="eastAsia" w:ascii="Times New Roman" w:hAnsi="Times New Roman"/>
        </w:rPr>
        <w:t>P</w:t>
      </w:r>
      <w:r>
        <w:rPr>
          <w:rFonts w:ascii="Times New Roman" w:hAnsi="Times New Roman"/>
        </w:rPr>
        <w:t xml:space="preserve"> </w:t>
      </w:r>
      <w:r>
        <w:rPr>
          <w:rFonts w:hint="eastAsia" w:ascii="Times New Roman" w:hAnsi="Times New Roman"/>
        </w:rPr>
        <w:t>value：富集分析显著性统计参数；</w:t>
      </w:r>
    </w:p>
    <w:p>
      <w:pPr>
        <w:pStyle w:val="38"/>
        <w:numPr>
          <w:ilvl w:val="0"/>
          <w:numId w:val="10"/>
        </w:numPr>
        <w:spacing w:line="360" w:lineRule="auto"/>
        <w:jc w:val="left"/>
        <w:rPr>
          <w:rFonts w:ascii="Times New Roman" w:hAnsi="Times New Roman"/>
        </w:rPr>
      </w:pPr>
      <w:r>
        <w:rPr>
          <w:rFonts w:hint="eastAsia" w:ascii="Times New Roman" w:hAnsi="Times New Roman"/>
        </w:rPr>
        <w:t>Count: 横坐标为基因Count数，即差异表达基因中隶属于该生物学过程的基因个数；</w:t>
      </w:r>
    </w:p>
    <w:p>
      <w:pPr>
        <w:pStyle w:val="38"/>
        <w:numPr>
          <w:ilvl w:val="0"/>
          <w:numId w:val="10"/>
        </w:numPr>
        <w:spacing w:line="360" w:lineRule="auto"/>
        <w:jc w:val="left"/>
        <w:rPr>
          <w:rFonts w:ascii="Times New Roman" w:hAnsi="Times New Roman"/>
        </w:rPr>
      </w:pPr>
      <w:r>
        <w:rPr>
          <w:rFonts w:hint="eastAsia" w:ascii="Times New Roman" w:hAnsi="Times New Roman"/>
        </w:rPr>
        <w:t>Description：生物学过程名称；</w:t>
      </w:r>
    </w:p>
    <w:p>
      <w:pPr>
        <w:pStyle w:val="38"/>
        <w:numPr>
          <w:ilvl w:val="0"/>
          <w:numId w:val="10"/>
        </w:numPr>
        <w:spacing w:line="360" w:lineRule="auto"/>
        <w:jc w:val="left"/>
        <w:rPr>
          <w:rFonts w:ascii="Times New Roman" w:hAnsi="Times New Roman"/>
        </w:rPr>
      </w:pPr>
      <w:r>
        <w:rPr>
          <w:rFonts w:hint="eastAsia" w:ascii="Times New Roman" w:hAnsi="Times New Roman"/>
        </w:rPr>
        <w:t>GO富集分析按照显著性统计参数pvalue排序；</w:t>
      </w:r>
    </w:p>
    <w:p>
      <w:pPr>
        <w:pStyle w:val="38"/>
        <w:numPr>
          <w:ilvl w:val="0"/>
          <w:numId w:val="10"/>
        </w:numPr>
        <w:spacing w:line="360" w:lineRule="auto"/>
        <w:jc w:val="left"/>
        <w:rPr>
          <w:rFonts w:ascii="Times New Roman" w:hAnsi="Times New Roman"/>
        </w:rPr>
      </w:pPr>
      <w:r>
        <w:rPr>
          <w:rFonts w:hint="eastAsia" w:ascii="Times New Roman" w:hAnsi="Times New Roman"/>
        </w:rPr>
        <w:t>GO富集分析显著性筛选阀值：cutoff: pvalue &lt; 0.05</w:t>
      </w:r>
    </w:p>
    <w:p>
      <w:pPr>
        <w:pStyle w:val="38"/>
        <w:numPr>
          <w:ilvl w:val="0"/>
          <w:numId w:val="10"/>
        </w:numPr>
        <w:spacing w:line="360" w:lineRule="auto"/>
        <w:jc w:val="left"/>
        <w:rPr>
          <w:rFonts w:ascii="Times New Roman" w:hAnsi="Times New Roman"/>
        </w:rPr>
      </w:pPr>
      <w:r>
        <w:rPr>
          <w:rFonts w:hint="eastAsia" w:ascii="Times New Roman" w:hAnsi="Times New Roman"/>
        </w:rPr>
        <w:t>上、下调差异基因GO富集分析完整列表见附件“</w:t>
      </w:r>
      <w:r>
        <w:rPr>
          <w:rFonts w:ascii="Times New Roman" w:hAnsi="Times New Roman"/>
        </w:rPr>
        <w:t>phase7-GO&amp;KEGG</w:t>
      </w:r>
      <w:r>
        <w:rPr>
          <w:rFonts w:hint="eastAsia" w:ascii="Times New Roman" w:hAnsi="Times New Roman"/>
        </w:rPr>
        <w:t>”</w:t>
      </w:r>
    </w:p>
    <w:p/>
    <w:p>
      <w:pPr>
        <w:rPr>
          <w:b/>
        </w:rPr>
      </w:pPr>
      <w:r>
        <w:rPr>
          <w:rFonts w:hint="eastAsia"/>
          <w:b/>
        </w:rPr>
        <w:t>3</w:t>
      </w:r>
      <w:r>
        <w:rPr>
          <w:b/>
        </w:rPr>
        <w:t>.</w:t>
      </w:r>
      <w:r>
        <w:rPr>
          <w:rFonts w:hint="eastAsia"/>
          <w:b/>
        </w:rPr>
        <w:t>3.10</w:t>
      </w:r>
      <w:r>
        <w:rPr>
          <w:b/>
        </w:rPr>
        <w:t xml:space="preserve"> </w:t>
      </w:r>
      <w:r>
        <w:rPr>
          <w:rFonts w:hint="eastAsia"/>
          <w:b/>
        </w:rPr>
        <w:t>差异基因的KEGG pathway富集</w:t>
      </w:r>
    </w:p>
    <w:p>
      <w:pPr>
        <w:ind w:firstLine="420"/>
        <w:jc w:val="both"/>
      </w:pPr>
      <w:r>
        <w:rPr>
          <w:rFonts w:hint="eastAsia"/>
        </w:rPr>
        <w:t>研究发现不同基因间存在相互作用的关系，这些基因相互协调，发挥各自的生物学功能。针对该现象，科学家们分门别类的制定出各种pathway，较为著名是KEGG（Kyoto Encyclopedia of Genes and Genomes）数据库。利用pathway显著性富集，确定所属的pathway，进而找出可能相互作用的基因，挖掘现象背后的分子机制。</w:t>
      </w:r>
    </w:p>
    <w:p>
      <w:pPr>
        <w:spacing w:before="120" w:after="120"/>
        <w:jc w:val="center"/>
        <w:rPr>
          <w:b/>
        </w:rPr>
      </w:pPr>
      <w:r>
        <w:rPr>
          <w:rFonts w:hint="eastAsia"/>
          <w:b/>
        </w:rPr>
        <w:t xml:space="preserve">表 </w:t>
      </w:r>
      <w:r>
        <w:rPr>
          <w:b/>
        </w:rPr>
        <w:t>3-</w:t>
      </w:r>
      <w:r>
        <w:rPr>
          <w:rFonts w:hint="eastAsia"/>
          <w:b/>
        </w:rPr>
        <w:t xml:space="preserve">8 </w:t>
      </w:r>
      <w:r>
        <w:rPr>
          <w:b/>
        </w:rPr>
        <w:t xml:space="preserve"> </w:t>
      </w:r>
      <w:r>
        <w:rPr>
          <w:rFonts w:hint="eastAsia"/>
          <w:b/>
        </w:rPr>
        <w:t>上调差异基因的KEGG富集分析表</w:t>
      </w:r>
    </w:p>
    <w:tbl>
      <w:tblPr>
        <w:tblStyle w:val="23"/>
        <w:tblW w:w="8335"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Grid>
        <w:gridCol w:w="2491"/>
        <w:gridCol w:w="3983"/>
        <w:gridCol w:w="1861"/>
        <w:tblGridChange w:id="781">
          <w:tblGrid>
            <w:gridCol w:w="15"/>
            <w:gridCol w:w="2476"/>
            <w:gridCol w:w="15"/>
            <w:gridCol w:w="3968"/>
            <w:gridCol w:w="15"/>
            <w:gridCol w:w="1846"/>
            <w:gridCol w:w="15"/>
          </w:tblGrid>
        </w:tblGridChange>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
        <w:trPr>
          <w:trHeight w:val="454" w:hRule="atLeast"/>
          <w:jc w:val="center"/>
        </w:trPr>
        <w:tc>
          <w:tcPr>
            <w:tcW w:w="1494" w:type="pct"/>
            <w:tcBorders>
              <w:bottom w:val="single" w:color="auto" w:sz="12" w:space="0"/>
            </w:tcBorders>
            <w:shd w:val="clear" w:color="auto" w:fill="D9E2F3" w:themeFill="accent1" w:themeFillTint="33"/>
            <w:noWrap/>
            <w:tcMar>
              <w:top w:w="15" w:type="dxa"/>
              <w:left w:w="15" w:type="dxa"/>
              <w:right w:w="15" w:type="dxa"/>
            </w:tcMar>
            <w:vAlign w:val="center"/>
          </w:tcPr>
          <w:p>
            <w:pPr>
              <w:spacing w:line="276" w:lineRule="auto"/>
              <w:jc w:val="center"/>
            </w:pPr>
            <w:r>
              <w:rPr>
                <w:rFonts w:hint="eastAsia"/>
              </w:rPr>
              <w:t>Pathway accession</w:t>
            </w:r>
          </w:p>
        </w:tc>
        <w:tc>
          <w:tcPr>
            <w:tcW w:w="2389" w:type="pct"/>
            <w:tcBorders>
              <w:bottom w:val="single" w:color="auto" w:sz="12" w:space="0"/>
            </w:tcBorders>
            <w:shd w:val="clear" w:color="auto" w:fill="D9E2F3" w:themeFill="accent1" w:themeFillTint="33"/>
            <w:tcMar>
              <w:top w:w="15" w:type="dxa"/>
              <w:left w:w="15" w:type="dxa"/>
              <w:right w:w="15" w:type="dxa"/>
            </w:tcMar>
            <w:vAlign w:val="center"/>
          </w:tcPr>
          <w:p>
            <w:pPr>
              <w:spacing w:line="276" w:lineRule="auto"/>
              <w:jc w:val="center"/>
            </w:pPr>
            <w:r>
              <w:rPr>
                <w:rFonts w:hint="eastAsia"/>
              </w:rPr>
              <w:t>Description</w:t>
            </w:r>
          </w:p>
        </w:tc>
        <w:tc>
          <w:tcPr>
            <w:tcW w:w="1116" w:type="pct"/>
            <w:tcBorders>
              <w:bottom w:val="single" w:color="auto" w:sz="12" w:space="0"/>
            </w:tcBorders>
            <w:shd w:val="clear" w:color="auto" w:fill="D9E2F3" w:themeFill="accent1" w:themeFillTint="33"/>
            <w:tcMar>
              <w:top w:w="15" w:type="dxa"/>
              <w:left w:w="15" w:type="dxa"/>
              <w:right w:w="15" w:type="dxa"/>
            </w:tcMar>
            <w:vAlign w:val="center"/>
          </w:tcPr>
          <w:p>
            <w:pPr>
              <w:spacing w:line="276" w:lineRule="auto"/>
              <w:jc w:val="center"/>
            </w:pPr>
            <w:r>
              <w:rPr>
                <w:rFonts w:hint="eastAsia"/>
              </w:rPr>
              <w:t>Count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Change w:id="782" w:author="WuKong-315" w:date="2020-11-11T17:45:00Z">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
          </w:tblPrExChange>
        </w:tblPrEx>
        <w:trPr>
          <w:trHeight w:val="454" w:hRule="atLeast"/>
          <w:jc w:val="center"/>
          <w:trPrChange w:id="782" w:author="WuKong-315" w:date="2020-11-11T17:45:00Z">
            <w:trPr>
              <w:gridBefore w:val="1"/>
              <w:trHeight w:val="454" w:hRule="atLeast"/>
              <w:jc w:val="center"/>
            </w:trPr>
          </w:trPrChange>
        </w:trPr>
        <w:tc>
          <w:tcPr>
            <w:tcW w:w="1494" w:type="pct"/>
            <w:tcBorders>
              <w:top w:val="single" w:color="auto" w:sz="12" w:space="0"/>
              <w:bottom w:val="nil"/>
            </w:tcBorders>
            <w:shd w:val="clear" w:color="auto" w:fill="auto"/>
            <w:noWrap/>
            <w:tcMar>
              <w:top w:w="15" w:type="dxa"/>
              <w:left w:w="15" w:type="dxa"/>
              <w:right w:w="15" w:type="dxa"/>
            </w:tcMar>
            <w:vAlign w:val="center"/>
            <w:tcPrChange w:id="783" w:author="WuKong-315" w:date="2020-11-11T17:45:00Z">
              <w:tcPr>
                <w:tcW w:w="1494" w:type="pct"/>
                <w:gridSpan w:val="2"/>
                <w:tcBorders>
                  <w:top w:val="single" w:color="auto" w:sz="12" w:space="0"/>
                  <w:bottom w:val="nil"/>
                </w:tcBorders>
                <w:shd w:val="clear" w:color="auto" w:fill="auto"/>
                <w:noWrap/>
                <w:tcMar>
                  <w:top w:w="15" w:type="dxa"/>
                  <w:left w:w="15" w:type="dxa"/>
                  <w:right w:w="15" w:type="dxa"/>
                </w:tcMar>
                <w:vAlign w:val="center"/>
              </w:tcPr>
            </w:tcPrChange>
          </w:tcPr>
          <w:p>
            <w:pPr>
              <w:spacing w:line="240" w:lineRule="auto"/>
              <w:jc w:val="center"/>
              <w:pPrChange w:id="784" w:author="WuKong-315" w:date="2020-11-11T17:45:00Z">
                <w:pPr>
                  <w:spacing w:line="276" w:lineRule="auto"/>
                  <w:jc w:val="center"/>
                </w:pPr>
              </w:pPrChange>
            </w:pPr>
            <w:r>
              <w:rPr>
                <w:rFonts w:hint="eastAsia"/>
              </w:rPr>
              <w:t>mmu04512</w:t>
            </w:r>
          </w:p>
        </w:tc>
        <w:tc>
          <w:tcPr>
            <w:tcW w:w="2389" w:type="pct"/>
            <w:tcBorders>
              <w:top w:val="single" w:color="auto" w:sz="12" w:space="0"/>
              <w:bottom w:val="nil"/>
            </w:tcBorders>
            <w:shd w:val="clear" w:color="auto" w:fill="auto"/>
            <w:noWrap/>
            <w:tcMar>
              <w:top w:w="15" w:type="dxa"/>
              <w:left w:w="15" w:type="dxa"/>
              <w:right w:w="15" w:type="dxa"/>
            </w:tcMar>
            <w:vAlign w:val="center"/>
            <w:tcPrChange w:id="785" w:author="WuKong-315" w:date="2020-11-11T17:45:00Z">
              <w:tcPr>
                <w:tcW w:w="2389" w:type="pct"/>
                <w:gridSpan w:val="2"/>
                <w:tcBorders>
                  <w:top w:val="single" w:color="auto" w:sz="12" w:space="0"/>
                  <w:bottom w:val="nil"/>
                </w:tcBorders>
                <w:shd w:val="clear" w:color="auto" w:fill="auto"/>
                <w:noWrap/>
                <w:tcMar>
                  <w:top w:w="15" w:type="dxa"/>
                  <w:left w:w="15" w:type="dxa"/>
                  <w:right w:w="15" w:type="dxa"/>
                </w:tcMar>
                <w:vAlign w:val="center"/>
              </w:tcPr>
            </w:tcPrChange>
          </w:tcPr>
          <w:p>
            <w:pPr>
              <w:spacing w:line="240" w:lineRule="auto"/>
              <w:jc w:val="center"/>
              <w:pPrChange w:id="786" w:author="WuKong-315" w:date="2020-11-11T17:45:00Z">
                <w:pPr>
                  <w:spacing w:line="276" w:lineRule="auto"/>
                  <w:jc w:val="center"/>
                </w:pPr>
              </w:pPrChange>
            </w:pPr>
            <w:r>
              <w:rPr>
                <w:rFonts w:hint="eastAsia"/>
              </w:rPr>
              <w:t>ECM-receptor interaction</w:t>
            </w:r>
          </w:p>
        </w:tc>
        <w:tc>
          <w:tcPr>
            <w:tcW w:w="1116" w:type="pct"/>
            <w:tcBorders>
              <w:top w:val="single" w:color="auto" w:sz="12" w:space="0"/>
              <w:bottom w:val="nil"/>
            </w:tcBorders>
            <w:shd w:val="clear" w:color="auto" w:fill="auto"/>
            <w:noWrap/>
            <w:tcMar>
              <w:top w:w="15" w:type="dxa"/>
              <w:left w:w="15" w:type="dxa"/>
              <w:right w:w="15" w:type="dxa"/>
            </w:tcMar>
            <w:vAlign w:val="center"/>
            <w:tcPrChange w:id="787" w:author="WuKong-315" w:date="2020-11-11T17:45:00Z">
              <w:tcPr>
                <w:tcW w:w="1116" w:type="pct"/>
                <w:gridSpan w:val="2"/>
                <w:tcBorders>
                  <w:top w:val="single" w:color="auto" w:sz="12" w:space="0"/>
                  <w:bottom w:val="nil"/>
                </w:tcBorders>
                <w:shd w:val="clear" w:color="auto" w:fill="auto"/>
                <w:noWrap/>
                <w:tcMar>
                  <w:top w:w="15" w:type="dxa"/>
                  <w:left w:w="15" w:type="dxa"/>
                  <w:right w:w="15" w:type="dxa"/>
                </w:tcMar>
                <w:vAlign w:val="center"/>
              </w:tcPr>
            </w:tcPrChange>
          </w:tcPr>
          <w:p>
            <w:pPr>
              <w:spacing w:line="240" w:lineRule="auto"/>
              <w:jc w:val="center"/>
              <w:pPrChange w:id="788" w:author="WuKong-315" w:date="2020-11-11T17:45:00Z">
                <w:pPr>
                  <w:spacing w:line="276" w:lineRule="auto"/>
                  <w:jc w:val="center"/>
                </w:pPr>
              </w:pPrChange>
            </w:pPr>
            <w:r>
              <w:rPr>
                <w:rFonts w:hint="eastAsia"/>
              </w:rPr>
              <w:t>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Change w:id="789" w:author="WuKong-315" w:date="2020-11-11T17:45:00Z">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
          </w:tblPrExChange>
        </w:tblPrEx>
        <w:trPr>
          <w:trHeight w:val="454" w:hRule="atLeast"/>
          <w:jc w:val="center"/>
          <w:trPrChange w:id="789" w:author="WuKong-315" w:date="2020-11-11T17:45:00Z">
            <w:trPr>
              <w:gridBefore w:val="1"/>
              <w:trHeight w:val="454" w:hRule="atLeast"/>
              <w:jc w:val="center"/>
            </w:trPr>
          </w:trPrChange>
        </w:trPr>
        <w:tc>
          <w:tcPr>
            <w:tcW w:w="1494" w:type="pct"/>
            <w:tcBorders>
              <w:top w:val="nil"/>
            </w:tcBorders>
            <w:shd w:val="clear" w:color="auto" w:fill="auto"/>
            <w:noWrap/>
            <w:tcMar>
              <w:top w:w="15" w:type="dxa"/>
              <w:left w:w="15" w:type="dxa"/>
              <w:right w:w="15" w:type="dxa"/>
            </w:tcMar>
            <w:vAlign w:val="center"/>
            <w:tcPrChange w:id="790" w:author="WuKong-315" w:date="2020-11-11T17:45:00Z">
              <w:tcPr>
                <w:tcW w:w="1494" w:type="pct"/>
                <w:gridSpan w:val="2"/>
                <w:tcBorders>
                  <w:top w:val="nil"/>
                </w:tcBorders>
                <w:shd w:val="clear" w:color="auto" w:fill="auto"/>
                <w:noWrap/>
                <w:tcMar>
                  <w:top w:w="15" w:type="dxa"/>
                  <w:left w:w="15" w:type="dxa"/>
                  <w:right w:w="15" w:type="dxa"/>
                </w:tcMar>
                <w:vAlign w:val="center"/>
              </w:tcPr>
            </w:tcPrChange>
          </w:tcPr>
          <w:p>
            <w:pPr>
              <w:spacing w:line="240" w:lineRule="auto"/>
              <w:jc w:val="center"/>
              <w:pPrChange w:id="791" w:author="WuKong-315" w:date="2020-11-11T17:45:00Z">
                <w:pPr>
                  <w:spacing w:line="276" w:lineRule="auto"/>
                  <w:jc w:val="center"/>
                </w:pPr>
              </w:pPrChange>
            </w:pPr>
            <w:r>
              <w:rPr>
                <w:rFonts w:hint="eastAsia"/>
              </w:rPr>
              <w:t>mmu04510</w:t>
            </w:r>
          </w:p>
        </w:tc>
        <w:tc>
          <w:tcPr>
            <w:tcW w:w="2389" w:type="pct"/>
            <w:tcBorders>
              <w:top w:val="nil"/>
            </w:tcBorders>
            <w:shd w:val="clear" w:color="auto" w:fill="auto"/>
            <w:tcMar>
              <w:top w:w="15" w:type="dxa"/>
              <w:left w:w="15" w:type="dxa"/>
              <w:right w:w="15" w:type="dxa"/>
            </w:tcMar>
            <w:vAlign w:val="center"/>
            <w:tcPrChange w:id="792" w:author="WuKong-315" w:date="2020-11-11T17:45:00Z">
              <w:tcPr>
                <w:tcW w:w="2389" w:type="pct"/>
                <w:gridSpan w:val="2"/>
                <w:tcBorders>
                  <w:top w:val="nil"/>
                </w:tcBorders>
                <w:shd w:val="clear" w:color="auto" w:fill="auto"/>
                <w:tcMar>
                  <w:top w:w="15" w:type="dxa"/>
                  <w:left w:w="15" w:type="dxa"/>
                  <w:right w:w="15" w:type="dxa"/>
                </w:tcMar>
                <w:vAlign w:val="center"/>
              </w:tcPr>
            </w:tcPrChange>
          </w:tcPr>
          <w:p>
            <w:pPr>
              <w:spacing w:line="240" w:lineRule="auto"/>
              <w:jc w:val="center"/>
              <w:pPrChange w:id="793" w:author="WuKong-315" w:date="2020-11-11T17:45:00Z">
                <w:pPr>
                  <w:spacing w:line="276" w:lineRule="auto"/>
                  <w:jc w:val="center"/>
                </w:pPr>
              </w:pPrChange>
            </w:pPr>
            <w:r>
              <w:rPr>
                <w:rFonts w:hint="eastAsia"/>
              </w:rPr>
              <w:t>Focal adhesion</w:t>
            </w:r>
          </w:p>
        </w:tc>
        <w:tc>
          <w:tcPr>
            <w:tcW w:w="1116" w:type="pct"/>
            <w:tcBorders>
              <w:top w:val="nil"/>
            </w:tcBorders>
            <w:shd w:val="clear" w:color="auto" w:fill="auto"/>
            <w:tcMar>
              <w:top w:w="15" w:type="dxa"/>
              <w:left w:w="15" w:type="dxa"/>
              <w:right w:w="15" w:type="dxa"/>
            </w:tcMar>
            <w:vAlign w:val="center"/>
            <w:tcPrChange w:id="794" w:author="WuKong-315" w:date="2020-11-11T17:45:00Z">
              <w:tcPr>
                <w:tcW w:w="1116" w:type="pct"/>
                <w:gridSpan w:val="2"/>
                <w:tcBorders>
                  <w:top w:val="nil"/>
                </w:tcBorders>
                <w:shd w:val="clear" w:color="auto" w:fill="auto"/>
                <w:tcMar>
                  <w:top w:w="15" w:type="dxa"/>
                  <w:left w:w="15" w:type="dxa"/>
                  <w:right w:w="15" w:type="dxa"/>
                </w:tcMar>
                <w:vAlign w:val="center"/>
              </w:tcPr>
            </w:tcPrChange>
          </w:tcPr>
          <w:p>
            <w:pPr>
              <w:spacing w:line="240" w:lineRule="auto"/>
              <w:jc w:val="center"/>
              <w:pPrChange w:id="795" w:author="WuKong-315" w:date="2020-11-11T17:45:00Z">
                <w:pPr>
                  <w:spacing w:line="276" w:lineRule="auto"/>
                  <w:jc w:val="center"/>
                </w:pPr>
              </w:pPrChange>
            </w:pPr>
            <w:r>
              <w:rPr>
                <w:rFonts w:hint="eastAsia"/>
              </w:rPr>
              <w:t>13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Change w:id="796" w:author="WuKong-315" w:date="2020-11-11T17:45:00Z">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
          </w:tblPrExChange>
        </w:tblPrEx>
        <w:trPr>
          <w:trHeight w:val="454" w:hRule="atLeast"/>
          <w:jc w:val="center"/>
          <w:trPrChange w:id="796" w:author="WuKong-315" w:date="2020-11-11T17:45:00Z">
            <w:trPr>
              <w:gridBefore w:val="1"/>
              <w:trHeight w:val="454" w:hRule="atLeast"/>
              <w:jc w:val="center"/>
            </w:trPr>
          </w:trPrChange>
        </w:trPr>
        <w:tc>
          <w:tcPr>
            <w:tcW w:w="1494" w:type="pct"/>
            <w:shd w:val="clear" w:color="auto" w:fill="auto"/>
            <w:noWrap/>
            <w:tcMar>
              <w:top w:w="15" w:type="dxa"/>
              <w:left w:w="15" w:type="dxa"/>
              <w:right w:w="15" w:type="dxa"/>
            </w:tcMar>
            <w:vAlign w:val="center"/>
            <w:tcPrChange w:id="797" w:author="WuKong-315" w:date="2020-11-11T17:45:00Z">
              <w:tcPr>
                <w:tcW w:w="1494" w:type="pct"/>
                <w:gridSpan w:val="2"/>
                <w:shd w:val="clear" w:color="auto" w:fill="auto"/>
                <w:noWrap/>
                <w:tcMar>
                  <w:top w:w="15" w:type="dxa"/>
                  <w:left w:w="15" w:type="dxa"/>
                  <w:right w:w="15" w:type="dxa"/>
                </w:tcMar>
                <w:vAlign w:val="center"/>
              </w:tcPr>
            </w:tcPrChange>
          </w:tcPr>
          <w:p>
            <w:pPr>
              <w:spacing w:line="240" w:lineRule="auto"/>
              <w:jc w:val="center"/>
              <w:pPrChange w:id="798" w:author="WuKong-315" w:date="2020-11-11T17:45:00Z">
                <w:pPr>
                  <w:spacing w:line="276" w:lineRule="auto"/>
                  <w:jc w:val="center"/>
                </w:pPr>
              </w:pPrChange>
            </w:pPr>
            <w:r>
              <w:rPr>
                <w:rFonts w:hint="eastAsia"/>
              </w:rPr>
              <w:t>mmu04640</w:t>
            </w:r>
          </w:p>
        </w:tc>
        <w:tc>
          <w:tcPr>
            <w:tcW w:w="2389" w:type="pct"/>
            <w:shd w:val="clear" w:color="auto" w:fill="auto"/>
            <w:tcMar>
              <w:top w:w="15" w:type="dxa"/>
              <w:left w:w="15" w:type="dxa"/>
              <w:right w:w="15" w:type="dxa"/>
            </w:tcMar>
            <w:vAlign w:val="center"/>
            <w:tcPrChange w:id="799" w:author="WuKong-315" w:date="2020-11-11T17:45:00Z">
              <w:tcPr>
                <w:tcW w:w="2389" w:type="pct"/>
                <w:gridSpan w:val="2"/>
                <w:shd w:val="clear" w:color="auto" w:fill="auto"/>
                <w:tcMar>
                  <w:top w:w="15" w:type="dxa"/>
                  <w:left w:w="15" w:type="dxa"/>
                  <w:right w:w="15" w:type="dxa"/>
                </w:tcMar>
                <w:vAlign w:val="center"/>
              </w:tcPr>
            </w:tcPrChange>
          </w:tcPr>
          <w:p>
            <w:pPr>
              <w:spacing w:line="240" w:lineRule="auto"/>
              <w:jc w:val="center"/>
              <w:pPrChange w:id="800" w:author="WuKong-315" w:date="2020-11-11T17:45:00Z">
                <w:pPr>
                  <w:spacing w:line="276" w:lineRule="auto"/>
                  <w:jc w:val="center"/>
                </w:pPr>
              </w:pPrChange>
            </w:pPr>
            <w:r>
              <w:rPr>
                <w:rFonts w:hint="eastAsia"/>
              </w:rPr>
              <w:t>Hematopoietic cell lineage</w:t>
            </w:r>
          </w:p>
        </w:tc>
        <w:tc>
          <w:tcPr>
            <w:tcW w:w="1116" w:type="pct"/>
            <w:shd w:val="clear" w:color="auto" w:fill="auto"/>
            <w:tcMar>
              <w:top w:w="15" w:type="dxa"/>
              <w:left w:w="15" w:type="dxa"/>
              <w:right w:w="15" w:type="dxa"/>
            </w:tcMar>
            <w:vAlign w:val="center"/>
            <w:tcPrChange w:id="801" w:author="WuKong-315" w:date="2020-11-11T17:45:00Z">
              <w:tcPr>
                <w:tcW w:w="1116" w:type="pct"/>
                <w:gridSpan w:val="2"/>
                <w:shd w:val="clear" w:color="auto" w:fill="auto"/>
                <w:tcMar>
                  <w:top w:w="15" w:type="dxa"/>
                  <w:left w:w="15" w:type="dxa"/>
                  <w:right w:w="15" w:type="dxa"/>
                </w:tcMar>
                <w:vAlign w:val="center"/>
              </w:tcPr>
            </w:tcPrChange>
          </w:tcPr>
          <w:p>
            <w:pPr>
              <w:spacing w:line="240" w:lineRule="auto"/>
              <w:jc w:val="center"/>
              <w:pPrChange w:id="802" w:author="WuKong-315" w:date="2020-11-11T17:45:00Z">
                <w:pPr>
                  <w:spacing w:line="276" w:lineRule="auto"/>
                  <w:jc w:val="center"/>
                </w:pPr>
              </w:pPrChange>
            </w:pPr>
            <w:r>
              <w:rPr>
                <w:rFonts w:hint="eastAsia"/>
              </w:rPr>
              <w:t>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Change w:id="803" w:author="WuKong-315" w:date="2020-11-11T17:45:00Z">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
          </w:tblPrExChange>
        </w:tblPrEx>
        <w:trPr>
          <w:trHeight w:val="454" w:hRule="atLeast"/>
          <w:jc w:val="center"/>
          <w:trPrChange w:id="803" w:author="WuKong-315" w:date="2020-11-11T17:45:00Z">
            <w:trPr>
              <w:gridBefore w:val="1"/>
              <w:trHeight w:val="454" w:hRule="atLeast"/>
              <w:jc w:val="center"/>
            </w:trPr>
          </w:trPrChange>
        </w:trPr>
        <w:tc>
          <w:tcPr>
            <w:tcW w:w="1494" w:type="pct"/>
            <w:shd w:val="clear" w:color="auto" w:fill="auto"/>
            <w:noWrap/>
            <w:tcMar>
              <w:top w:w="15" w:type="dxa"/>
              <w:left w:w="15" w:type="dxa"/>
              <w:right w:w="15" w:type="dxa"/>
            </w:tcMar>
            <w:vAlign w:val="center"/>
            <w:tcPrChange w:id="804" w:author="WuKong-315" w:date="2020-11-11T17:45:00Z">
              <w:tcPr>
                <w:tcW w:w="1494" w:type="pct"/>
                <w:gridSpan w:val="2"/>
                <w:shd w:val="clear" w:color="auto" w:fill="auto"/>
                <w:noWrap/>
                <w:tcMar>
                  <w:top w:w="15" w:type="dxa"/>
                  <w:left w:w="15" w:type="dxa"/>
                  <w:right w:w="15" w:type="dxa"/>
                </w:tcMar>
                <w:vAlign w:val="center"/>
              </w:tcPr>
            </w:tcPrChange>
          </w:tcPr>
          <w:p>
            <w:pPr>
              <w:spacing w:line="240" w:lineRule="auto"/>
              <w:jc w:val="center"/>
              <w:pPrChange w:id="805" w:author="WuKong-315" w:date="2020-11-11T17:45:00Z">
                <w:pPr>
                  <w:spacing w:line="276" w:lineRule="auto"/>
                  <w:jc w:val="center"/>
                </w:pPr>
              </w:pPrChange>
            </w:pPr>
            <w:r>
              <w:rPr>
                <w:rFonts w:hint="eastAsia"/>
              </w:rPr>
              <w:t>mmu04145</w:t>
            </w:r>
          </w:p>
        </w:tc>
        <w:tc>
          <w:tcPr>
            <w:tcW w:w="2389" w:type="pct"/>
            <w:shd w:val="clear" w:color="auto" w:fill="auto"/>
            <w:tcMar>
              <w:top w:w="15" w:type="dxa"/>
              <w:left w:w="15" w:type="dxa"/>
              <w:right w:w="15" w:type="dxa"/>
            </w:tcMar>
            <w:vAlign w:val="center"/>
            <w:tcPrChange w:id="806" w:author="WuKong-315" w:date="2020-11-11T17:45:00Z">
              <w:tcPr>
                <w:tcW w:w="2389" w:type="pct"/>
                <w:gridSpan w:val="2"/>
                <w:shd w:val="clear" w:color="auto" w:fill="auto"/>
                <w:tcMar>
                  <w:top w:w="15" w:type="dxa"/>
                  <w:left w:w="15" w:type="dxa"/>
                  <w:right w:w="15" w:type="dxa"/>
                </w:tcMar>
                <w:vAlign w:val="center"/>
              </w:tcPr>
            </w:tcPrChange>
          </w:tcPr>
          <w:p>
            <w:pPr>
              <w:spacing w:line="240" w:lineRule="auto"/>
              <w:jc w:val="center"/>
              <w:pPrChange w:id="807" w:author="WuKong-315" w:date="2020-11-11T17:45:00Z">
                <w:pPr>
                  <w:spacing w:line="276" w:lineRule="auto"/>
                  <w:jc w:val="center"/>
                </w:pPr>
              </w:pPrChange>
            </w:pPr>
            <w:r>
              <w:rPr>
                <w:rFonts w:hint="eastAsia"/>
              </w:rPr>
              <w:t>Phagosome</w:t>
            </w:r>
          </w:p>
        </w:tc>
        <w:tc>
          <w:tcPr>
            <w:tcW w:w="1116" w:type="pct"/>
            <w:shd w:val="clear" w:color="auto" w:fill="auto"/>
            <w:tcMar>
              <w:top w:w="15" w:type="dxa"/>
              <w:left w:w="15" w:type="dxa"/>
              <w:right w:w="15" w:type="dxa"/>
            </w:tcMar>
            <w:vAlign w:val="center"/>
            <w:tcPrChange w:id="808" w:author="WuKong-315" w:date="2020-11-11T17:45:00Z">
              <w:tcPr>
                <w:tcW w:w="1116" w:type="pct"/>
                <w:gridSpan w:val="2"/>
                <w:shd w:val="clear" w:color="auto" w:fill="auto"/>
                <w:tcMar>
                  <w:top w:w="15" w:type="dxa"/>
                  <w:left w:w="15" w:type="dxa"/>
                  <w:right w:w="15" w:type="dxa"/>
                </w:tcMar>
                <w:vAlign w:val="center"/>
              </w:tcPr>
            </w:tcPrChange>
          </w:tcPr>
          <w:p>
            <w:pPr>
              <w:spacing w:line="240" w:lineRule="auto"/>
              <w:jc w:val="center"/>
              <w:pPrChange w:id="809" w:author="WuKong-315" w:date="2020-11-11T17:45:00Z">
                <w:pPr>
                  <w:spacing w:line="276" w:lineRule="auto"/>
                  <w:jc w:val="center"/>
                </w:pPr>
              </w:pPrChange>
            </w:pPr>
            <w:r>
              <w:rPr>
                <w:rFonts w:hint="eastAsia"/>
              </w:rPr>
              <w:t>12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Change w:id="810" w:author="WuKong-315" w:date="2020-11-11T17:45:00Z">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
          </w:tblPrExChange>
        </w:tblPrEx>
        <w:trPr>
          <w:trHeight w:val="454" w:hRule="atLeast"/>
          <w:jc w:val="center"/>
          <w:trPrChange w:id="810" w:author="WuKong-315" w:date="2020-11-11T17:45:00Z">
            <w:trPr>
              <w:gridBefore w:val="1"/>
              <w:trHeight w:val="454" w:hRule="atLeast"/>
              <w:jc w:val="center"/>
            </w:trPr>
          </w:trPrChange>
        </w:trPr>
        <w:tc>
          <w:tcPr>
            <w:tcW w:w="1494" w:type="pct"/>
            <w:shd w:val="clear" w:color="auto" w:fill="auto"/>
            <w:noWrap/>
            <w:tcMar>
              <w:top w:w="15" w:type="dxa"/>
              <w:left w:w="15" w:type="dxa"/>
              <w:right w:w="15" w:type="dxa"/>
            </w:tcMar>
            <w:vAlign w:val="center"/>
            <w:tcPrChange w:id="811" w:author="WuKong-315" w:date="2020-11-11T17:45:00Z">
              <w:tcPr>
                <w:tcW w:w="1494" w:type="pct"/>
                <w:gridSpan w:val="2"/>
                <w:shd w:val="clear" w:color="auto" w:fill="auto"/>
                <w:noWrap/>
                <w:tcMar>
                  <w:top w:w="15" w:type="dxa"/>
                  <w:left w:w="15" w:type="dxa"/>
                  <w:right w:w="15" w:type="dxa"/>
                </w:tcMar>
                <w:vAlign w:val="center"/>
              </w:tcPr>
            </w:tcPrChange>
          </w:tcPr>
          <w:p>
            <w:pPr>
              <w:spacing w:line="240" w:lineRule="auto"/>
              <w:jc w:val="center"/>
              <w:pPrChange w:id="812" w:author="WuKong-315" w:date="2020-11-11T17:45:00Z">
                <w:pPr>
                  <w:spacing w:line="276" w:lineRule="auto"/>
                  <w:jc w:val="center"/>
                </w:pPr>
              </w:pPrChange>
            </w:pPr>
            <w:r>
              <w:rPr>
                <w:rFonts w:hint="eastAsia"/>
              </w:rPr>
              <w:t>mmu04514</w:t>
            </w:r>
          </w:p>
        </w:tc>
        <w:tc>
          <w:tcPr>
            <w:tcW w:w="2389" w:type="pct"/>
            <w:shd w:val="clear" w:color="auto" w:fill="auto"/>
            <w:tcMar>
              <w:top w:w="15" w:type="dxa"/>
              <w:left w:w="15" w:type="dxa"/>
              <w:right w:w="15" w:type="dxa"/>
            </w:tcMar>
            <w:vAlign w:val="center"/>
            <w:tcPrChange w:id="813" w:author="WuKong-315" w:date="2020-11-11T17:45:00Z">
              <w:tcPr>
                <w:tcW w:w="2389" w:type="pct"/>
                <w:gridSpan w:val="2"/>
                <w:shd w:val="clear" w:color="auto" w:fill="auto"/>
                <w:tcMar>
                  <w:top w:w="15" w:type="dxa"/>
                  <w:left w:w="15" w:type="dxa"/>
                  <w:right w:w="15" w:type="dxa"/>
                </w:tcMar>
                <w:vAlign w:val="center"/>
              </w:tcPr>
            </w:tcPrChange>
          </w:tcPr>
          <w:p>
            <w:pPr>
              <w:spacing w:line="240" w:lineRule="auto"/>
              <w:jc w:val="center"/>
              <w:pPrChange w:id="814" w:author="WuKong-315" w:date="2020-11-11T17:45:00Z">
                <w:pPr>
                  <w:spacing w:line="276" w:lineRule="auto"/>
                  <w:jc w:val="center"/>
                </w:pPr>
              </w:pPrChange>
            </w:pPr>
            <w:r>
              <w:rPr>
                <w:rFonts w:hint="eastAsia"/>
              </w:rPr>
              <w:t>Cell adhesion molecules</w:t>
            </w:r>
          </w:p>
        </w:tc>
        <w:tc>
          <w:tcPr>
            <w:tcW w:w="1116" w:type="pct"/>
            <w:shd w:val="clear" w:color="auto" w:fill="auto"/>
            <w:tcMar>
              <w:top w:w="15" w:type="dxa"/>
              <w:left w:w="15" w:type="dxa"/>
              <w:right w:w="15" w:type="dxa"/>
            </w:tcMar>
            <w:vAlign w:val="center"/>
            <w:tcPrChange w:id="815" w:author="WuKong-315" w:date="2020-11-11T17:45:00Z">
              <w:tcPr>
                <w:tcW w:w="1116" w:type="pct"/>
                <w:gridSpan w:val="2"/>
                <w:shd w:val="clear" w:color="auto" w:fill="auto"/>
                <w:tcMar>
                  <w:top w:w="15" w:type="dxa"/>
                  <w:left w:w="15" w:type="dxa"/>
                  <w:right w:w="15" w:type="dxa"/>
                </w:tcMar>
                <w:vAlign w:val="center"/>
              </w:tcPr>
            </w:tcPrChange>
          </w:tcPr>
          <w:p>
            <w:pPr>
              <w:spacing w:line="240" w:lineRule="auto"/>
              <w:jc w:val="center"/>
              <w:pPrChange w:id="816" w:author="WuKong-315" w:date="2020-11-11T17:45:00Z">
                <w:pPr>
                  <w:spacing w:line="276" w:lineRule="auto"/>
                  <w:jc w:val="center"/>
                </w:pPr>
              </w:pPrChange>
            </w:pPr>
            <w:r>
              <w:rPr>
                <w:rFonts w:hint="eastAsia"/>
              </w:rPr>
              <w:t>11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
        <w:trPr>
          <w:trHeight w:val="454" w:hRule="atLeast"/>
          <w:jc w:val="center"/>
        </w:trPr>
        <w:tc>
          <w:tcPr>
            <w:tcW w:w="1494" w:type="pct"/>
            <w:shd w:val="clear" w:color="auto" w:fill="auto"/>
            <w:noWrap/>
            <w:tcMar>
              <w:top w:w="15" w:type="dxa"/>
              <w:left w:w="15" w:type="dxa"/>
              <w:right w:w="15" w:type="dxa"/>
            </w:tcMar>
            <w:vAlign w:val="center"/>
          </w:tcPr>
          <w:p>
            <w:pPr>
              <w:spacing w:line="276" w:lineRule="auto"/>
              <w:jc w:val="center"/>
            </w:pPr>
            <w:r>
              <w:t>...</w:t>
            </w:r>
          </w:p>
        </w:tc>
        <w:tc>
          <w:tcPr>
            <w:tcW w:w="2389" w:type="pct"/>
            <w:shd w:val="clear" w:color="auto" w:fill="auto"/>
            <w:tcMar>
              <w:top w:w="15" w:type="dxa"/>
              <w:left w:w="15" w:type="dxa"/>
              <w:right w:w="15" w:type="dxa"/>
            </w:tcMar>
            <w:vAlign w:val="center"/>
          </w:tcPr>
          <w:p>
            <w:pPr>
              <w:spacing w:line="276" w:lineRule="auto"/>
              <w:jc w:val="center"/>
            </w:pPr>
            <w:r>
              <w:rPr>
                <w:rFonts w:hint="eastAsia"/>
              </w:rPr>
              <w:t>...</w:t>
            </w:r>
          </w:p>
        </w:tc>
        <w:tc>
          <w:tcPr>
            <w:tcW w:w="1116" w:type="pct"/>
            <w:shd w:val="clear" w:color="auto" w:fill="auto"/>
            <w:tcMar>
              <w:top w:w="15" w:type="dxa"/>
              <w:left w:w="15" w:type="dxa"/>
              <w:right w:w="15" w:type="dxa"/>
            </w:tcMar>
            <w:vAlign w:val="center"/>
          </w:tcPr>
          <w:p>
            <w:pPr>
              <w:spacing w:line="276" w:lineRule="auto"/>
              <w:jc w:val="center"/>
            </w:pPr>
            <w:r>
              <w:rPr>
                <w:rFonts w:hint="eastAsia"/>
              </w:rPr>
              <w:t>...</w:t>
            </w:r>
          </w:p>
        </w:tc>
      </w:tr>
    </w:tbl>
    <w:p>
      <w:pPr>
        <w:jc w:val="center"/>
      </w:pPr>
      <w:r>
        <w:drawing>
          <wp:inline distT="0" distB="0" distL="0" distR="0">
            <wp:extent cx="4552950" cy="489966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8"/>
                    <a:srcRect r="1822" b="866"/>
                    <a:stretch>
                      <a:fillRect/>
                    </a:stretch>
                  </pic:blipFill>
                  <pic:spPr>
                    <a:xfrm>
                      <a:off x="0" y="0"/>
                      <a:ext cx="4565824" cy="4913746"/>
                    </a:xfrm>
                    <a:prstGeom prst="rect">
                      <a:avLst/>
                    </a:prstGeom>
                    <a:ln>
                      <a:noFill/>
                    </a:ln>
                  </pic:spPr>
                </pic:pic>
              </a:graphicData>
            </a:graphic>
          </wp:inline>
        </w:drawing>
      </w:r>
    </w:p>
    <w:p>
      <w:pPr>
        <w:spacing w:before="120" w:after="120"/>
        <w:jc w:val="center"/>
        <w:rPr>
          <w:b/>
        </w:rPr>
      </w:pPr>
      <w:r>
        <w:rPr>
          <w:b/>
        </w:rPr>
        <w:t xml:space="preserve">图 </w:t>
      </w:r>
      <w:r>
        <w:rPr>
          <w:rFonts w:hint="eastAsia"/>
          <w:b/>
        </w:rPr>
        <w:t>3-10</w:t>
      </w:r>
      <w:r>
        <w:rPr>
          <w:b/>
        </w:rPr>
        <w:t xml:space="preserve">  </w:t>
      </w:r>
      <w:r>
        <w:rPr>
          <w:rFonts w:hint="eastAsia"/>
          <w:b/>
        </w:rPr>
        <w:t>上调差异基因的KEGG富集分析图</w:t>
      </w:r>
    </w:p>
    <w:p/>
    <w:p>
      <w:pPr>
        <w:spacing w:before="120" w:after="120"/>
        <w:jc w:val="center"/>
        <w:rPr>
          <w:b/>
        </w:rPr>
      </w:pPr>
      <w:r>
        <w:rPr>
          <w:rFonts w:hint="eastAsia"/>
          <w:b/>
        </w:rPr>
        <w:t xml:space="preserve">表 </w:t>
      </w:r>
      <w:r>
        <w:rPr>
          <w:b/>
        </w:rPr>
        <w:t>3-</w:t>
      </w:r>
      <w:r>
        <w:rPr>
          <w:rFonts w:hint="eastAsia"/>
          <w:b/>
        </w:rPr>
        <w:t xml:space="preserve">9 </w:t>
      </w:r>
      <w:r>
        <w:rPr>
          <w:b/>
        </w:rPr>
        <w:t xml:space="preserve"> </w:t>
      </w:r>
      <w:r>
        <w:rPr>
          <w:rFonts w:hint="eastAsia"/>
          <w:b/>
        </w:rPr>
        <w:t>下调差异基因的KEGG富集分析表</w:t>
      </w:r>
    </w:p>
    <w:tbl>
      <w:tblPr>
        <w:tblStyle w:val="23"/>
        <w:tblW w:w="8335"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Grid>
        <w:gridCol w:w="2491"/>
        <w:gridCol w:w="3983"/>
        <w:gridCol w:w="1861"/>
        <w:tblGridChange w:id="817">
          <w:tblGrid>
            <w:gridCol w:w="15"/>
            <w:gridCol w:w="2476"/>
            <w:gridCol w:w="15"/>
            <w:gridCol w:w="3968"/>
            <w:gridCol w:w="15"/>
            <w:gridCol w:w="1846"/>
            <w:gridCol w:w="15"/>
          </w:tblGrid>
        </w:tblGridChange>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
        <w:trPr>
          <w:trHeight w:val="454" w:hRule="atLeast"/>
          <w:jc w:val="center"/>
        </w:trPr>
        <w:tc>
          <w:tcPr>
            <w:tcW w:w="1494" w:type="pct"/>
            <w:tcBorders>
              <w:bottom w:val="single" w:color="auto" w:sz="12" w:space="0"/>
            </w:tcBorders>
            <w:shd w:val="clear" w:color="auto" w:fill="D9E2F3" w:themeFill="accent1" w:themeFillTint="33"/>
            <w:noWrap/>
            <w:tcMar>
              <w:top w:w="15" w:type="dxa"/>
              <w:left w:w="15" w:type="dxa"/>
              <w:right w:w="15" w:type="dxa"/>
            </w:tcMar>
            <w:vAlign w:val="center"/>
          </w:tcPr>
          <w:p>
            <w:pPr>
              <w:spacing w:line="276" w:lineRule="auto"/>
              <w:jc w:val="center"/>
            </w:pPr>
            <w:r>
              <w:rPr>
                <w:rFonts w:hint="eastAsia"/>
              </w:rPr>
              <w:t>Pathway accession</w:t>
            </w:r>
          </w:p>
        </w:tc>
        <w:tc>
          <w:tcPr>
            <w:tcW w:w="2389" w:type="pct"/>
            <w:tcBorders>
              <w:bottom w:val="single" w:color="auto" w:sz="12" w:space="0"/>
            </w:tcBorders>
            <w:shd w:val="clear" w:color="auto" w:fill="D9E2F3" w:themeFill="accent1" w:themeFillTint="33"/>
            <w:tcMar>
              <w:top w:w="15" w:type="dxa"/>
              <w:left w:w="15" w:type="dxa"/>
              <w:right w:w="15" w:type="dxa"/>
            </w:tcMar>
            <w:vAlign w:val="center"/>
          </w:tcPr>
          <w:p>
            <w:pPr>
              <w:spacing w:line="276" w:lineRule="auto"/>
              <w:jc w:val="center"/>
            </w:pPr>
            <w:r>
              <w:rPr>
                <w:rFonts w:hint="eastAsia"/>
              </w:rPr>
              <w:t>Description</w:t>
            </w:r>
          </w:p>
        </w:tc>
        <w:tc>
          <w:tcPr>
            <w:tcW w:w="1116" w:type="pct"/>
            <w:tcBorders>
              <w:bottom w:val="single" w:color="auto" w:sz="12" w:space="0"/>
            </w:tcBorders>
            <w:shd w:val="clear" w:color="auto" w:fill="D9E2F3" w:themeFill="accent1" w:themeFillTint="33"/>
            <w:tcMar>
              <w:top w:w="15" w:type="dxa"/>
              <w:left w:w="15" w:type="dxa"/>
              <w:right w:w="15" w:type="dxa"/>
            </w:tcMar>
            <w:vAlign w:val="center"/>
          </w:tcPr>
          <w:p>
            <w:pPr>
              <w:spacing w:line="276" w:lineRule="auto"/>
              <w:jc w:val="center"/>
            </w:pPr>
            <w:r>
              <w:rPr>
                <w:rFonts w:hint="eastAsia"/>
              </w:rPr>
              <w:t>Count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Change w:id="818" w:author="WuKong-315" w:date="2020-11-11T17:45:00Z">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
          </w:tblPrExChange>
        </w:tblPrEx>
        <w:trPr>
          <w:trHeight w:val="454" w:hRule="atLeast"/>
          <w:jc w:val="center"/>
          <w:trPrChange w:id="818" w:author="WuKong-315" w:date="2020-11-11T17:45:00Z">
            <w:trPr>
              <w:gridBefore w:val="1"/>
              <w:trHeight w:val="454" w:hRule="atLeast"/>
              <w:jc w:val="center"/>
            </w:trPr>
          </w:trPrChange>
        </w:trPr>
        <w:tc>
          <w:tcPr>
            <w:tcW w:w="1494" w:type="pct"/>
            <w:tcBorders>
              <w:top w:val="single" w:color="auto" w:sz="12" w:space="0"/>
              <w:bottom w:val="nil"/>
            </w:tcBorders>
            <w:shd w:val="clear" w:color="auto" w:fill="auto"/>
            <w:noWrap/>
            <w:tcMar>
              <w:top w:w="15" w:type="dxa"/>
              <w:left w:w="15" w:type="dxa"/>
              <w:right w:w="15" w:type="dxa"/>
            </w:tcMar>
            <w:vAlign w:val="center"/>
            <w:tcPrChange w:id="819" w:author="WuKong-315" w:date="2020-11-11T17:45:00Z">
              <w:tcPr>
                <w:tcW w:w="1494" w:type="pct"/>
                <w:gridSpan w:val="2"/>
                <w:tcBorders>
                  <w:top w:val="single" w:color="auto" w:sz="12" w:space="0"/>
                  <w:bottom w:val="nil"/>
                </w:tcBorders>
                <w:shd w:val="clear" w:color="auto" w:fill="auto"/>
                <w:noWrap/>
                <w:tcMar>
                  <w:top w:w="15" w:type="dxa"/>
                  <w:left w:w="15" w:type="dxa"/>
                  <w:right w:w="15" w:type="dxa"/>
                </w:tcMar>
                <w:vAlign w:val="center"/>
              </w:tcPr>
            </w:tcPrChange>
          </w:tcPr>
          <w:p>
            <w:pPr>
              <w:spacing w:line="240" w:lineRule="auto"/>
              <w:jc w:val="center"/>
              <w:pPrChange w:id="820" w:author="WuKong-315" w:date="2020-11-11T17:45:00Z">
                <w:pPr>
                  <w:spacing w:line="276" w:lineRule="auto"/>
                  <w:jc w:val="center"/>
                </w:pPr>
              </w:pPrChange>
            </w:pPr>
            <w:r>
              <w:rPr>
                <w:rFonts w:hint="eastAsia"/>
              </w:rPr>
              <w:t>mmu00140</w:t>
            </w:r>
          </w:p>
        </w:tc>
        <w:tc>
          <w:tcPr>
            <w:tcW w:w="2389" w:type="pct"/>
            <w:tcBorders>
              <w:top w:val="single" w:color="auto" w:sz="12" w:space="0"/>
              <w:bottom w:val="nil"/>
            </w:tcBorders>
            <w:shd w:val="clear" w:color="auto" w:fill="auto"/>
            <w:noWrap/>
            <w:tcMar>
              <w:top w:w="15" w:type="dxa"/>
              <w:left w:w="15" w:type="dxa"/>
              <w:right w:w="15" w:type="dxa"/>
            </w:tcMar>
            <w:vAlign w:val="center"/>
            <w:tcPrChange w:id="821" w:author="WuKong-315" w:date="2020-11-11T17:45:00Z">
              <w:tcPr>
                <w:tcW w:w="2389" w:type="pct"/>
                <w:gridSpan w:val="2"/>
                <w:tcBorders>
                  <w:top w:val="single" w:color="auto" w:sz="12" w:space="0"/>
                  <w:bottom w:val="nil"/>
                </w:tcBorders>
                <w:shd w:val="clear" w:color="auto" w:fill="auto"/>
                <w:noWrap/>
                <w:tcMar>
                  <w:top w:w="15" w:type="dxa"/>
                  <w:left w:w="15" w:type="dxa"/>
                  <w:right w:w="15" w:type="dxa"/>
                </w:tcMar>
                <w:vAlign w:val="center"/>
              </w:tcPr>
            </w:tcPrChange>
          </w:tcPr>
          <w:p>
            <w:pPr>
              <w:spacing w:line="240" w:lineRule="auto"/>
              <w:jc w:val="center"/>
              <w:pPrChange w:id="822" w:author="WuKong-315" w:date="2020-11-11T17:45:00Z">
                <w:pPr>
                  <w:spacing w:line="276" w:lineRule="auto"/>
                  <w:jc w:val="center"/>
                </w:pPr>
              </w:pPrChange>
            </w:pPr>
            <w:r>
              <w:rPr>
                <w:rFonts w:hint="eastAsia"/>
              </w:rPr>
              <w:t>Steroid hormone biosynthesis</w:t>
            </w:r>
          </w:p>
        </w:tc>
        <w:tc>
          <w:tcPr>
            <w:tcW w:w="1116" w:type="pct"/>
            <w:tcBorders>
              <w:top w:val="single" w:color="auto" w:sz="12" w:space="0"/>
              <w:bottom w:val="nil"/>
            </w:tcBorders>
            <w:shd w:val="clear" w:color="auto" w:fill="auto"/>
            <w:noWrap/>
            <w:tcMar>
              <w:top w:w="15" w:type="dxa"/>
              <w:left w:w="15" w:type="dxa"/>
              <w:right w:w="15" w:type="dxa"/>
            </w:tcMar>
            <w:vAlign w:val="center"/>
            <w:tcPrChange w:id="823" w:author="WuKong-315" w:date="2020-11-11T17:45:00Z">
              <w:tcPr>
                <w:tcW w:w="1116" w:type="pct"/>
                <w:gridSpan w:val="2"/>
                <w:tcBorders>
                  <w:top w:val="single" w:color="auto" w:sz="12" w:space="0"/>
                  <w:bottom w:val="nil"/>
                </w:tcBorders>
                <w:shd w:val="clear" w:color="auto" w:fill="auto"/>
                <w:noWrap/>
                <w:tcMar>
                  <w:top w:w="15" w:type="dxa"/>
                  <w:left w:w="15" w:type="dxa"/>
                  <w:right w:w="15" w:type="dxa"/>
                </w:tcMar>
                <w:vAlign w:val="center"/>
              </w:tcPr>
            </w:tcPrChange>
          </w:tcPr>
          <w:p>
            <w:pPr>
              <w:spacing w:line="240" w:lineRule="auto"/>
              <w:jc w:val="center"/>
              <w:pPrChange w:id="824" w:author="WuKong-315" w:date="2020-11-11T17:45:00Z">
                <w:pPr>
                  <w:spacing w:line="276" w:lineRule="auto"/>
                  <w:jc w:val="center"/>
                </w:pPr>
              </w:pPrChange>
            </w:pPr>
            <w:r>
              <w:rPr>
                <w:rFonts w:hint="eastAsia"/>
              </w:rPr>
              <w:t>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Change w:id="825" w:author="WuKong-315" w:date="2020-11-11T17:45:00Z">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
          </w:tblPrExChange>
        </w:tblPrEx>
        <w:trPr>
          <w:trHeight w:val="454" w:hRule="atLeast"/>
          <w:jc w:val="center"/>
          <w:trPrChange w:id="825" w:author="WuKong-315" w:date="2020-11-11T17:45:00Z">
            <w:trPr>
              <w:gridBefore w:val="1"/>
              <w:trHeight w:val="454" w:hRule="atLeast"/>
              <w:jc w:val="center"/>
            </w:trPr>
          </w:trPrChange>
        </w:trPr>
        <w:tc>
          <w:tcPr>
            <w:tcW w:w="1494" w:type="pct"/>
            <w:tcBorders>
              <w:top w:val="nil"/>
            </w:tcBorders>
            <w:shd w:val="clear" w:color="auto" w:fill="auto"/>
            <w:noWrap/>
            <w:tcMar>
              <w:top w:w="15" w:type="dxa"/>
              <w:left w:w="15" w:type="dxa"/>
              <w:right w:w="15" w:type="dxa"/>
            </w:tcMar>
            <w:vAlign w:val="center"/>
            <w:tcPrChange w:id="826" w:author="WuKong-315" w:date="2020-11-11T17:45:00Z">
              <w:tcPr>
                <w:tcW w:w="1494" w:type="pct"/>
                <w:gridSpan w:val="2"/>
                <w:tcBorders>
                  <w:top w:val="nil"/>
                </w:tcBorders>
                <w:shd w:val="clear" w:color="auto" w:fill="auto"/>
                <w:noWrap/>
                <w:tcMar>
                  <w:top w:w="15" w:type="dxa"/>
                  <w:left w:w="15" w:type="dxa"/>
                  <w:right w:w="15" w:type="dxa"/>
                </w:tcMar>
                <w:vAlign w:val="center"/>
              </w:tcPr>
            </w:tcPrChange>
          </w:tcPr>
          <w:p>
            <w:pPr>
              <w:spacing w:line="240" w:lineRule="auto"/>
              <w:jc w:val="center"/>
              <w:pPrChange w:id="827" w:author="WuKong-315" w:date="2020-11-11T17:45:00Z">
                <w:pPr>
                  <w:spacing w:line="276" w:lineRule="auto"/>
                  <w:jc w:val="center"/>
                </w:pPr>
              </w:pPrChange>
            </w:pPr>
            <w:r>
              <w:rPr>
                <w:rFonts w:hint="eastAsia"/>
              </w:rPr>
              <w:t>mmu05204</w:t>
            </w:r>
          </w:p>
        </w:tc>
        <w:tc>
          <w:tcPr>
            <w:tcW w:w="2389" w:type="pct"/>
            <w:tcBorders>
              <w:top w:val="nil"/>
            </w:tcBorders>
            <w:shd w:val="clear" w:color="auto" w:fill="auto"/>
            <w:tcMar>
              <w:top w:w="15" w:type="dxa"/>
              <w:left w:w="15" w:type="dxa"/>
              <w:right w:w="15" w:type="dxa"/>
            </w:tcMar>
            <w:vAlign w:val="center"/>
            <w:tcPrChange w:id="828" w:author="WuKong-315" w:date="2020-11-11T17:45:00Z">
              <w:tcPr>
                <w:tcW w:w="2389" w:type="pct"/>
                <w:gridSpan w:val="2"/>
                <w:tcBorders>
                  <w:top w:val="nil"/>
                </w:tcBorders>
                <w:shd w:val="clear" w:color="auto" w:fill="auto"/>
                <w:tcMar>
                  <w:top w:w="15" w:type="dxa"/>
                  <w:left w:w="15" w:type="dxa"/>
                  <w:right w:w="15" w:type="dxa"/>
                </w:tcMar>
                <w:vAlign w:val="center"/>
              </w:tcPr>
            </w:tcPrChange>
          </w:tcPr>
          <w:p>
            <w:pPr>
              <w:spacing w:line="240" w:lineRule="auto"/>
              <w:jc w:val="center"/>
              <w:pPrChange w:id="829" w:author="WuKong-315" w:date="2020-11-11T17:45:00Z">
                <w:pPr>
                  <w:spacing w:line="276" w:lineRule="auto"/>
                  <w:jc w:val="center"/>
                </w:pPr>
              </w:pPrChange>
            </w:pPr>
            <w:r>
              <w:rPr>
                <w:rFonts w:hint="eastAsia"/>
              </w:rPr>
              <w:t>Chemical carcinogenesis</w:t>
            </w:r>
          </w:p>
        </w:tc>
        <w:tc>
          <w:tcPr>
            <w:tcW w:w="1116" w:type="pct"/>
            <w:tcBorders>
              <w:top w:val="nil"/>
            </w:tcBorders>
            <w:shd w:val="clear" w:color="auto" w:fill="auto"/>
            <w:tcMar>
              <w:top w:w="15" w:type="dxa"/>
              <w:left w:w="15" w:type="dxa"/>
              <w:right w:w="15" w:type="dxa"/>
            </w:tcMar>
            <w:vAlign w:val="center"/>
            <w:tcPrChange w:id="830" w:author="WuKong-315" w:date="2020-11-11T17:45:00Z">
              <w:tcPr>
                <w:tcW w:w="1116" w:type="pct"/>
                <w:gridSpan w:val="2"/>
                <w:tcBorders>
                  <w:top w:val="nil"/>
                </w:tcBorders>
                <w:shd w:val="clear" w:color="auto" w:fill="auto"/>
                <w:tcMar>
                  <w:top w:w="15" w:type="dxa"/>
                  <w:left w:w="15" w:type="dxa"/>
                  <w:right w:w="15" w:type="dxa"/>
                </w:tcMar>
                <w:vAlign w:val="center"/>
              </w:tcPr>
            </w:tcPrChange>
          </w:tcPr>
          <w:p>
            <w:pPr>
              <w:spacing w:line="240" w:lineRule="auto"/>
              <w:jc w:val="center"/>
              <w:pPrChange w:id="831" w:author="WuKong-315" w:date="2020-11-11T17:45:00Z">
                <w:pPr>
                  <w:spacing w:line="276" w:lineRule="auto"/>
                  <w:jc w:val="center"/>
                </w:pPr>
              </w:pPrChange>
            </w:pPr>
            <w:r>
              <w:rPr>
                <w:rFonts w:hint="eastAsia"/>
              </w:rPr>
              <w:t>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Change w:id="832" w:author="WuKong-315" w:date="2020-11-11T17:45:00Z">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
          </w:tblPrExChange>
        </w:tblPrEx>
        <w:trPr>
          <w:trHeight w:val="454" w:hRule="atLeast"/>
          <w:jc w:val="center"/>
          <w:trPrChange w:id="832" w:author="WuKong-315" w:date="2020-11-11T17:45:00Z">
            <w:trPr>
              <w:gridBefore w:val="1"/>
              <w:trHeight w:val="454" w:hRule="atLeast"/>
              <w:jc w:val="center"/>
            </w:trPr>
          </w:trPrChange>
        </w:trPr>
        <w:tc>
          <w:tcPr>
            <w:tcW w:w="1494" w:type="pct"/>
            <w:shd w:val="clear" w:color="auto" w:fill="auto"/>
            <w:noWrap/>
            <w:tcMar>
              <w:top w:w="15" w:type="dxa"/>
              <w:left w:w="15" w:type="dxa"/>
              <w:right w:w="15" w:type="dxa"/>
            </w:tcMar>
            <w:vAlign w:val="center"/>
            <w:tcPrChange w:id="833" w:author="WuKong-315" w:date="2020-11-11T17:45:00Z">
              <w:tcPr>
                <w:tcW w:w="1494" w:type="pct"/>
                <w:gridSpan w:val="2"/>
                <w:shd w:val="clear" w:color="auto" w:fill="auto"/>
                <w:noWrap/>
                <w:tcMar>
                  <w:top w:w="15" w:type="dxa"/>
                  <w:left w:w="15" w:type="dxa"/>
                  <w:right w:w="15" w:type="dxa"/>
                </w:tcMar>
                <w:vAlign w:val="center"/>
              </w:tcPr>
            </w:tcPrChange>
          </w:tcPr>
          <w:p>
            <w:pPr>
              <w:spacing w:line="240" w:lineRule="auto"/>
              <w:jc w:val="center"/>
              <w:pPrChange w:id="834" w:author="WuKong-315" w:date="2020-11-11T17:45:00Z">
                <w:pPr>
                  <w:spacing w:line="276" w:lineRule="auto"/>
                  <w:jc w:val="center"/>
                </w:pPr>
              </w:pPrChange>
            </w:pPr>
            <w:r>
              <w:rPr>
                <w:rFonts w:hint="eastAsia"/>
              </w:rPr>
              <w:t>mmu04750</w:t>
            </w:r>
          </w:p>
        </w:tc>
        <w:tc>
          <w:tcPr>
            <w:tcW w:w="2389" w:type="pct"/>
            <w:shd w:val="clear" w:color="auto" w:fill="auto"/>
            <w:tcMar>
              <w:top w:w="15" w:type="dxa"/>
              <w:left w:w="15" w:type="dxa"/>
              <w:right w:w="15" w:type="dxa"/>
            </w:tcMar>
            <w:vAlign w:val="center"/>
            <w:tcPrChange w:id="835" w:author="WuKong-315" w:date="2020-11-11T17:45:00Z">
              <w:tcPr>
                <w:tcW w:w="2389" w:type="pct"/>
                <w:gridSpan w:val="2"/>
                <w:shd w:val="clear" w:color="auto" w:fill="auto"/>
                <w:tcMar>
                  <w:top w:w="15" w:type="dxa"/>
                  <w:left w:w="15" w:type="dxa"/>
                  <w:right w:w="15" w:type="dxa"/>
                </w:tcMar>
                <w:vAlign w:val="center"/>
              </w:tcPr>
            </w:tcPrChange>
          </w:tcPr>
          <w:p>
            <w:pPr>
              <w:spacing w:line="240" w:lineRule="auto"/>
              <w:jc w:val="center"/>
              <w:pPrChange w:id="836" w:author="WuKong-315" w:date="2020-11-11T17:45:00Z">
                <w:pPr>
                  <w:spacing w:line="276" w:lineRule="auto"/>
                  <w:jc w:val="center"/>
                </w:pPr>
              </w:pPrChange>
            </w:pPr>
            <w:r>
              <w:rPr>
                <w:rFonts w:hint="eastAsia"/>
              </w:rPr>
              <w:t>Inflammatory mediator regulation of TRP channels</w:t>
            </w:r>
          </w:p>
        </w:tc>
        <w:tc>
          <w:tcPr>
            <w:tcW w:w="1116" w:type="pct"/>
            <w:shd w:val="clear" w:color="auto" w:fill="auto"/>
            <w:tcMar>
              <w:top w:w="15" w:type="dxa"/>
              <w:left w:w="15" w:type="dxa"/>
              <w:right w:w="15" w:type="dxa"/>
            </w:tcMar>
            <w:vAlign w:val="center"/>
            <w:tcPrChange w:id="837" w:author="WuKong-315" w:date="2020-11-11T17:45:00Z">
              <w:tcPr>
                <w:tcW w:w="1116" w:type="pct"/>
                <w:gridSpan w:val="2"/>
                <w:shd w:val="clear" w:color="auto" w:fill="auto"/>
                <w:tcMar>
                  <w:top w:w="15" w:type="dxa"/>
                  <w:left w:w="15" w:type="dxa"/>
                  <w:right w:w="15" w:type="dxa"/>
                </w:tcMar>
                <w:vAlign w:val="center"/>
              </w:tcPr>
            </w:tcPrChange>
          </w:tcPr>
          <w:p>
            <w:pPr>
              <w:spacing w:line="240" w:lineRule="auto"/>
              <w:jc w:val="center"/>
              <w:pPrChange w:id="838" w:author="WuKong-315" w:date="2020-11-11T17:45:00Z">
                <w:pPr>
                  <w:spacing w:line="276" w:lineRule="auto"/>
                  <w:jc w:val="center"/>
                </w:pPr>
              </w:pPrChange>
            </w:pPr>
            <w:r>
              <w:rPr>
                <w:rFonts w:hint="eastAsia"/>
              </w:rPr>
              <w:t>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Change w:id="839" w:author="WuKong-315" w:date="2020-11-11T17:45:00Z">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
          </w:tblPrExChange>
        </w:tblPrEx>
        <w:trPr>
          <w:trHeight w:val="454" w:hRule="atLeast"/>
          <w:jc w:val="center"/>
          <w:trPrChange w:id="839" w:author="WuKong-315" w:date="2020-11-11T17:45:00Z">
            <w:trPr>
              <w:gridBefore w:val="1"/>
              <w:trHeight w:val="454" w:hRule="atLeast"/>
              <w:jc w:val="center"/>
            </w:trPr>
          </w:trPrChange>
        </w:trPr>
        <w:tc>
          <w:tcPr>
            <w:tcW w:w="1494" w:type="pct"/>
            <w:shd w:val="clear" w:color="auto" w:fill="auto"/>
            <w:noWrap/>
            <w:tcMar>
              <w:top w:w="15" w:type="dxa"/>
              <w:left w:w="15" w:type="dxa"/>
              <w:right w:w="15" w:type="dxa"/>
            </w:tcMar>
            <w:vAlign w:val="center"/>
            <w:tcPrChange w:id="840" w:author="WuKong-315" w:date="2020-11-11T17:45:00Z">
              <w:tcPr>
                <w:tcW w:w="1494" w:type="pct"/>
                <w:gridSpan w:val="2"/>
                <w:shd w:val="clear" w:color="auto" w:fill="auto"/>
                <w:noWrap/>
                <w:tcMar>
                  <w:top w:w="15" w:type="dxa"/>
                  <w:left w:w="15" w:type="dxa"/>
                  <w:right w:w="15" w:type="dxa"/>
                </w:tcMar>
                <w:vAlign w:val="center"/>
              </w:tcPr>
            </w:tcPrChange>
          </w:tcPr>
          <w:p>
            <w:pPr>
              <w:spacing w:line="240" w:lineRule="auto"/>
              <w:jc w:val="center"/>
              <w:pPrChange w:id="841" w:author="WuKong-315" w:date="2020-11-11T17:45:00Z">
                <w:pPr>
                  <w:spacing w:line="276" w:lineRule="auto"/>
                  <w:jc w:val="center"/>
                </w:pPr>
              </w:pPrChange>
            </w:pPr>
            <w:r>
              <w:rPr>
                <w:rFonts w:hint="eastAsia"/>
              </w:rPr>
              <w:t>mmu00591</w:t>
            </w:r>
          </w:p>
        </w:tc>
        <w:tc>
          <w:tcPr>
            <w:tcW w:w="2389" w:type="pct"/>
            <w:shd w:val="clear" w:color="auto" w:fill="auto"/>
            <w:tcMar>
              <w:top w:w="15" w:type="dxa"/>
              <w:left w:w="15" w:type="dxa"/>
              <w:right w:w="15" w:type="dxa"/>
            </w:tcMar>
            <w:vAlign w:val="center"/>
            <w:tcPrChange w:id="842" w:author="WuKong-315" w:date="2020-11-11T17:45:00Z">
              <w:tcPr>
                <w:tcW w:w="2389" w:type="pct"/>
                <w:gridSpan w:val="2"/>
                <w:shd w:val="clear" w:color="auto" w:fill="auto"/>
                <w:tcMar>
                  <w:top w:w="15" w:type="dxa"/>
                  <w:left w:w="15" w:type="dxa"/>
                  <w:right w:w="15" w:type="dxa"/>
                </w:tcMar>
                <w:vAlign w:val="center"/>
              </w:tcPr>
            </w:tcPrChange>
          </w:tcPr>
          <w:p>
            <w:pPr>
              <w:spacing w:line="240" w:lineRule="auto"/>
              <w:jc w:val="center"/>
              <w:pPrChange w:id="843" w:author="WuKong-315" w:date="2020-11-11T17:45:00Z">
                <w:pPr>
                  <w:spacing w:line="276" w:lineRule="auto"/>
                  <w:jc w:val="center"/>
                </w:pPr>
              </w:pPrChange>
            </w:pPr>
            <w:r>
              <w:rPr>
                <w:rFonts w:hint="eastAsia"/>
              </w:rPr>
              <w:t>Linoleic acid metabolism</w:t>
            </w:r>
          </w:p>
        </w:tc>
        <w:tc>
          <w:tcPr>
            <w:tcW w:w="1116" w:type="pct"/>
            <w:shd w:val="clear" w:color="auto" w:fill="auto"/>
            <w:tcMar>
              <w:top w:w="15" w:type="dxa"/>
              <w:left w:w="15" w:type="dxa"/>
              <w:right w:w="15" w:type="dxa"/>
            </w:tcMar>
            <w:vAlign w:val="center"/>
            <w:tcPrChange w:id="844" w:author="WuKong-315" w:date="2020-11-11T17:45:00Z">
              <w:tcPr>
                <w:tcW w:w="1116" w:type="pct"/>
                <w:gridSpan w:val="2"/>
                <w:shd w:val="clear" w:color="auto" w:fill="auto"/>
                <w:tcMar>
                  <w:top w:w="15" w:type="dxa"/>
                  <w:left w:w="15" w:type="dxa"/>
                  <w:right w:w="15" w:type="dxa"/>
                </w:tcMar>
                <w:vAlign w:val="center"/>
              </w:tcPr>
            </w:tcPrChange>
          </w:tcPr>
          <w:p>
            <w:pPr>
              <w:spacing w:line="240" w:lineRule="auto"/>
              <w:jc w:val="center"/>
              <w:pPrChange w:id="845" w:author="WuKong-315" w:date="2020-11-11T17:45:00Z">
                <w:pPr>
                  <w:spacing w:line="276" w:lineRule="auto"/>
                  <w:jc w:val="center"/>
                </w:pPr>
              </w:pPrChange>
            </w:pPr>
            <w:r>
              <w:rPr>
                <w:rFonts w:hint="eastAsia"/>
              </w:rPr>
              <w:t>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Change w:id="846" w:author="WuKong-315" w:date="2020-11-11T17:45:00Z">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
          </w:tblPrExChange>
        </w:tblPrEx>
        <w:trPr>
          <w:trHeight w:val="454" w:hRule="atLeast"/>
          <w:jc w:val="center"/>
          <w:trPrChange w:id="846" w:author="WuKong-315" w:date="2020-11-11T17:45:00Z">
            <w:trPr>
              <w:gridBefore w:val="1"/>
              <w:trHeight w:val="454" w:hRule="atLeast"/>
              <w:jc w:val="center"/>
            </w:trPr>
          </w:trPrChange>
        </w:trPr>
        <w:tc>
          <w:tcPr>
            <w:tcW w:w="1494" w:type="pct"/>
            <w:shd w:val="clear" w:color="auto" w:fill="auto"/>
            <w:noWrap/>
            <w:tcMar>
              <w:top w:w="15" w:type="dxa"/>
              <w:left w:w="15" w:type="dxa"/>
              <w:right w:w="15" w:type="dxa"/>
            </w:tcMar>
            <w:vAlign w:val="center"/>
            <w:tcPrChange w:id="847" w:author="WuKong-315" w:date="2020-11-11T17:45:00Z">
              <w:tcPr>
                <w:tcW w:w="1494" w:type="pct"/>
                <w:gridSpan w:val="2"/>
                <w:shd w:val="clear" w:color="auto" w:fill="auto"/>
                <w:noWrap/>
                <w:tcMar>
                  <w:top w:w="15" w:type="dxa"/>
                  <w:left w:w="15" w:type="dxa"/>
                  <w:right w:w="15" w:type="dxa"/>
                </w:tcMar>
                <w:vAlign w:val="center"/>
              </w:tcPr>
            </w:tcPrChange>
          </w:tcPr>
          <w:p>
            <w:pPr>
              <w:spacing w:line="240" w:lineRule="auto"/>
              <w:jc w:val="center"/>
              <w:pPrChange w:id="848" w:author="WuKong-315" w:date="2020-11-11T17:45:00Z">
                <w:pPr>
                  <w:spacing w:line="276" w:lineRule="auto"/>
                  <w:jc w:val="center"/>
                </w:pPr>
              </w:pPrChange>
            </w:pPr>
            <w:r>
              <w:rPr>
                <w:rFonts w:hint="eastAsia"/>
              </w:rPr>
              <w:t>mmu04913</w:t>
            </w:r>
          </w:p>
        </w:tc>
        <w:tc>
          <w:tcPr>
            <w:tcW w:w="2389" w:type="pct"/>
            <w:shd w:val="clear" w:color="auto" w:fill="auto"/>
            <w:tcMar>
              <w:top w:w="15" w:type="dxa"/>
              <w:left w:w="15" w:type="dxa"/>
              <w:right w:w="15" w:type="dxa"/>
            </w:tcMar>
            <w:vAlign w:val="center"/>
            <w:tcPrChange w:id="849" w:author="WuKong-315" w:date="2020-11-11T17:45:00Z">
              <w:tcPr>
                <w:tcW w:w="2389" w:type="pct"/>
                <w:gridSpan w:val="2"/>
                <w:shd w:val="clear" w:color="auto" w:fill="auto"/>
                <w:tcMar>
                  <w:top w:w="15" w:type="dxa"/>
                  <w:left w:w="15" w:type="dxa"/>
                  <w:right w:w="15" w:type="dxa"/>
                </w:tcMar>
                <w:vAlign w:val="center"/>
              </w:tcPr>
            </w:tcPrChange>
          </w:tcPr>
          <w:p>
            <w:pPr>
              <w:spacing w:line="240" w:lineRule="auto"/>
              <w:jc w:val="center"/>
              <w:pPrChange w:id="850" w:author="WuKong-315" w:date="2020-11-11T17:45:00Z">
                <w:pPr>
                  <w:spacing w:line="276" w:lineRule="auto"/>
                  <w:jc w:val="center"/>
                </w:pPr>
              </w:pPrChange>
            </w:pPr>
            <w:r>
              <w:rPr>
                <w:rFonts w:hint="eastAsia"/>
              </w:rPr>
              <w:t>Ovarian steroidogenesis</w:t>
            </w:r>
          </w:p>
        </w:tc>
        <w:tc>
          <w:tcPr>
            <w:tcW w:w="1116" w:type="pct"/>
            <w:shd w:val="clear" w:color="auto" w:fill="auto"/>
            <w:tcMar>
              <w:top w:w="15" w:type="dxa"/>
              <w:left w:w="15" w:type="dxa"/>
              <w:right w:w="15" w:type="dxa"/>
            </w:tcMar>
            <w:vAlign w:val="center"/>
            <w:tcPrChange w:id="851" w:author="WuKong-315" w:date="2020-11-11T17:45:00Z">
              <w:tcPr>
                <w:tcW w:w="1116" w:type="pct"/>
                <w:gridSpan w:val="2"/>
                <w:shd w:val="clear" w:color="auto" w:fill="auto"/>
                <w:tcMar>
                  <w:top w:w="15" w:type="dxa"/>
                  <w:left w:w="15" w:type="dxa"/>
                  <w:right w:w="15" w:type="dxa"/>
                </w:tcMar>
                <w:vAlign w:val="center"/>
              </w:tcPr>
            </w:tcPrChange>
          </w:tcPr>
          <w:p>
            <w:pPr>
              <w:spacing w:line="240" w:lineRule="auto"/>
              <w:jc w:val="center"/>
              <w:pPrChange w:id="852" w:author="WuKong-315" w:date="2020-11-11T17:45:00Z">
                <w:pPr>
                  <w:spacing w:line="276" w:lineRule="auto"/>
                  <w:jc w:val="center"/>
                </w:pPr>
              </w:pPrChange>
            </w:pPr>
            <w:r>
              <w:rPr>
                <w:rFonts w:hint="eastAsia"/>
              </w:rPr>
              <w:t>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
        <w:trPr>
          <w:trHeight w:val="454" w:hRule="atLeast"/>
          <w:jc w:val="center"/>
        </w:trPr>
        <w:tc>
          <w:tcPr>
            <w:tcW w:w="1494" w:type="pct"/>
            <w:shd w:val="clear" w:color="auto" w:fill="auto"/>
            <w:noWrap/>
            <w:tcMar>
              <w:top w:w="15" w:type="dxa"/>
              <w:left w:w="15" w:type="dxa"/>
              <w:right w:w="15" w:type="dxa"/>
            </w:tcMar>
            <w:vAlign w:val="center"/>
          </w:tcPr>
          <w:p>
            <w:pPr>
              <w:spacing w:line="276" w:lineRule="auto"/>
              <w:jc w:val="center"/>
            </w:pPr>
            <w:r>
              <w:t>...</w:t>
            </w:r>
          </w:p>
        </w:tc>
        <w:tc>
          <w:tcPr>
            <w:tcW w:w="2389" w:type="pct"/>
            <w:shd w:val="clear" w:color="auto" w:fill="auto"/>
            <w:tcMar>
              <w:top w:w="15" w:type="dxa"/>
              <w:left w:w="15" w:type="dxa"/>
              <w:right w:w="15" w:type="dxa"/>
            </w:tcMar>
            <w:vAlign w:val="center"/>
          </w:tcPr>
          <w:p>
            <w:pPr>
              <w:spacing w:line="276" w:lineRule="auto"/>
              <w:jc w:val="center"/>
            </w:pPr>
            <w:r>
              <w:rPr>
                <w:rFonts w:hint="eastAsia"/>
              </w:rPr>
              <w:t>...</w:t>
            </w:r>
          </w:p>
        </w:tc>
        <w:tc>
          <w:tcPr>
            <w:tcW w:w="1116" w:type="pct"/>
            <w:shd w:val="clear" w:color="auto" w:fill="auto"/>
            <w:tcMar>
              <w:top w:w="15" w:type="dxa"/>
              <w:left w:w="15" w:type="dxa"/>
              <w:right w:w="15" w:type="dxa"/>
            </w:tcMar>
            <w:vAlign w:val="center"/>
          </w:tcPr>
          <w:p>
            <w:pPr>
              <w:spacing w:line="276" w:lineRule="auto"/>
              <w:jc w:val="center"/>
            </w:pPr>
            <w:r>
              <w:rPr>
                <w:rFonts w:hint="eastAsia"/>
              </w:rPr>
              <w:t>...</w:t>
            </w:r>
          </w:p>
        </w:tc>
      </w:tr>
    </w:tbl>
    <w:p>
      <w:pPr>
        <w:pStyle w:val="42"/>
        <w:ind w:firstLine="0"/>
        <w:rPr>
          <w:b/>
          <w:bCs/>
          <w:kern w:val="0"/>
        </w:rPr>
      </w:pPr>
    </w:p>
    <w:p>
      <w:pPr>
        <w:jc w:val="center"/>
      </w:pPr>
      <w:r>
        <w:drawing>
          <wp:inline distT="0" distB="0" distL="0" distR="0">
            <wp:extent cx="4432300" cy="5080000"/>
            <wp:effectExtent l="0" t="0" r="635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9"/>
                    <a:srcRect l="1138" r="1056" b="883"/>
                    <a:stretch>
                      <a:fillRect/>
                    </a:stretch>
                  </pic:blipFill>
                  <pic:spPr>
                    <a:xfrm>
                      <a:off x="0" y="0"/>
                      <a:ext cx="4436275" cy="5084186"/>
                    </a:xfrm>
                    <a:prstGeom prst="rect">
                      <a:avLst/>
                    </a:prstGeom>
                    <a:ln>
                      <a:noFill/>
                    </a:ln>
                  </pic:spPr>
                </pic:pic>
              </a:graphicData>
            </a:graphic>
          </wp:inline>
        </w:drawing>
      </w:r>
    </w:p>
    <w:p>
      <w:pPr>
        <w:spacing w:before="120" w:after="120"/>
        <w:jc w:val="center"/>
        <w:rPr>
          <w:b/>
        </w:rPr>
      </w:pPr>
      <w:r>
        <w:rPr>
          <w:b/>
        </w:rPr>
        <w:t xml:space="preserve">图 </w:t>
      </w:r>
      <w:r>
        <w:rPr>
          <w:rFonts w:hint="eastAsia"/>
          <w:b/>
        </w:rPr>
        <w:t>3-11</w:t>
      </w:r>
      <w:r>
        <w:rPr>
          <w:b/>
        </w:rPr>
        <w:t xml:space="preserve">  </w:t>
      </w:r>
      <w:r>
        <w:rPr>
          <w:rFonts w:hint="eastAsia"/>
          <w:b/>
        </w:rPr>
        <w:t>下调差异基因的KEGG富集分析图</w:t>
      </w:r>
    </w:p>
    <w:p>
      <w:pPr>
        <w:pStyle w:val="42"/>
        <w:ind w:firstLine="0"/>
        <w:rPr>
          <w:b/>
          <w:bCs/>
          <w:kern w:val="0"/>
        </w:rPr>
      </w:pPr>
      <w:r>
        <w:rPr>
          <w:rFonts w:hint="eastAsia"/>
          <w:b/>
          <w:bCs/>
          <w:kern w:val="0"/>
        </w:rPr>
        <w:t>备注：</w:t>
      </w:r>
    </w:p>
    <w:p>
      <w:pPr>
        <w:pStyle w:val="38"/>
        <w:numPr>
          <w:ilvl w:val="0"/>
          <w:numId w:val="11"/>
        </w:numPr>
        <w:spacing w:line="360" w:lineRule="auto"/>
        <w:rPr>
          <w:rFonts w:ascii="Times New Roman" w:hAnsi="Times New Roman"/>
        </w:rPr>
      </w:pPr>
      <w:r>
        <w:rPr>
          <w:rFonts w:hint="eastAsia" w:ascii="Times New Roman" w:hAnsi="Times New Roman"/>
        </w:rPr>
        <w:t>KEGGID: KEGG pathway ID，KEGG数据库中生物学通路编号信息；</w:t>
      </w:r>
    </w:p>
    <w:p>
      <w:pPr>
        <w:pStyle w:val="38"/>
        <w:numPr>
          <w:ilvl w:val="0"/>
          <w:numId w:val="11"/>
        </w:numPr>
        <w:spacing w:line="360" w:lineRule="auto"/>
        <w:rPr>
          <w:rFonts w:ascii="Times New Roman" w:hAnsi="Times New Roman"/>
        </w:rPr>
      </w:pPr>
      <w:r>
        <w:rPr>
          <w:rFonts w:hint="eastAsia" w:ascii="Times New Roman" w:hAnsi="Times New Roman"/>
        </w:rPr>
        <w:t>pvalue: 富集分析显著性统计参数；</w:t>
      </w:r>
    </w:p>
    <w:p>
      <w:pPr>
        <w:pStyle w:val="38"/>
        <w:numPr>
          <w:ilvl w:val="0"/>
          <w:numId w:val="11"/>
        </w:numPr>
        <w:spacing w:line="360" w:lineRule="auto"/>
        <w:rPr>
          <w:rFonts w:ascii="Times New Roman" w:hAnsi="Times New Roman"/>
        </w:rPr>
      </w:pPr>
      <w:r>
        <w:rPr>
          <w:rFonts w:hint="eastAsia" w:ascii="Times New Roman" w:hAnsi="Times New Roman"/>
        </w:rPr>
        <w:t>GeneRatio: 差异表达基因中隶属于该生物学通路的基因统计比例；</w:t>
      </w:r>
    </w:p>
    <w:p>
      <w:pPr>
        <w:pStyle w:val="38"/>
        <w:numPr>
          <w:ilvl w:val="0"/>
          <w:numId w:val="11"/>
        </w:numPr>
        <w:spacing w:line="360" w:lineRule="auto"/>
        <w:rPr>
          <w:rFonts w:ascii="Times New Roman" w:hAnsi="Times New Roman"/>
        </w:rPr>
      </w:pPr>
      <w:r>
        <w:rPr>
          <w:rFonts w:hint="eastAsia" w:ascii="Times New Roman" w:hAnsi="Times New Roman"/>
        </w:rPr>
        <w:t>Description：生物学通路名称；</w:t>
      </w:r>
    </w:p>
    <w:p>
      <w:pPr>
        <w:pStyle w:val="38"/>
        <w:numPr>
          <w:ilvl w:val="0"/>
          <w:numId w:val="11"/>
        </w:numPr>
        <w:spacing w:line="360" w:lineRule="auto"/>
        <w:rPr>
          <w:rFonts w:ascii="Times New Roman" w:hAnsi="Times New Roman"/>
        </w:rPr>
      </w:pPr>
      <w:r>
        <w:rPr>
          <w:rFonts w:hint="eastAsia" w:ascii="Times New Roman" w:hAnsi="Times New Roman"/>
        </w:rPr>
        <w:t>KEGG pathway富集分析按照显著性统计参数pvalue排序；</w:t>
      </w:r>
    </w:p>
    <w:p>
      <w:pPr>
        <w:pStyle w:val="38"/>
        <w:numPr>
          <w:ilvl w:val="0"/>
          <w:numId w:val="11"/>
        </w:numPr>
        <w:spacing w:line="360" w:lineRule="auto"/>
        <w:rPr>
          <w:rFonts w:ascii="Times New Roman" w:hAnsi="Times New Roman"/>
        </w:rPr>
      </w:pPr>
      <w:r>
        <w:rPr>
          <w:rFonts w:hint="eastAsia" w:ascii="Times New Roman" w:hAnsi="Times New Roman"/>
        </w:rPr>
        <w:t>KEGG pathway富集分析显著性筛选阀值：cutoff: pvalue &lt; 0.05；</w:t>
      </w:r>
    </w:p>
    <w:p>
      <w:pPr>
        <w:pStyle w:val="38"/>
        <w:numPr>
          <w:ilvl w:val="0"/>
          <w:numId w:val="11"/>
        </w:numPr>
        <w:spacing w:line="360" w:lineRule="auto"/>
        <w:rPr>
          <w:rFonts w:ascii="Times New Roman" w:hAnsi="Times New Roman"/>
        </w:rPr>
      </w:pPr>
      <w:r>
        <w:rPr>
          <w:rFonts w:hint="eastAsia" w:ascii="Times New Roman" w:hAnsi="Times New Roman"/>
        </w:rPr>
        <w:t>上、下调差异基因KEGG pathway富集分析完整列表，见附件“</w:t>
      </w:r>
      <w:r>
        <w:rPr>
          <w:rFonts w:ascii="Times New Roman" w:hAnsi="Times New Roman"/>
        </w:rPr>
        <w:t>\phase7-GO&amp;KEGG</w:t>
      </w:r>
      <w:r>
        <w:rPr>
          <w:rFonts w:hint="eastAsia" w:ascii="Times New Roman" w:hAnsi="Times New Roman"/>
        </w:rPr>
        <w:t>”</w:t>
      </w:r>
    </w:p>
    <w:p>
      <w:pPr>
        <w:spacing w:before="120" w:after="120"/>
        <w:rPr>
          <w:rFonts w:ascii="宋体" w:hAnsi="宋体"/>
          <w:szCs w:val="21"/>
        </w:rPr>
      </w:pPr>
      <w:r>
        <w:rPr>
          <w:rFonts w:ascii="宋体" w:hAnsi="宋体"/>
          <w:szCs w:val="21"/>
        </w:rPr>
        <w:br w:type="page"/>
      </w:r>
    </w:p>
    <w:p>
      <w:pPr>
        <w:spacing w:after="120"/>
        <w:outlineLvl w:val="1"/>
        <w:rPr>
          <w:b/>
          <w:bCs/>
        </w:rPr>
      </w:pPr>
      <w:bookmarkStart w:id="26" w:name="_Toc9503"/>
      <w:bookmarkStart w:id="27" w:name="_Toc9971332"/>
      <w:bookmarkStart w:id="28" w:name="_Toc50386435"/>
      <w:r>
        <w:rPr>
          <w:b/>
          <w:bCs/>
        </w:rPr>
        <w:t>3.</w:t>
      </w:r>
      <w:r>
        <w:rPr>
          <w:rFonts w:hint="eastAsia"/>
          <w:b/>
          <w:bCs/>
        </w:rPr>
        <w:t>4</w:t>
      </w:r>
      <w:r>
        <w:rPr>
          <w:b/>
          <w:bCs/>
        </w:rPr>
        <w:t xml:space="preserve"> 使用软件列表</w:t>
      </w:r>
      <w:bookmarkEnd w:id="26"/>
      <w:bookmarkEnd w:id="27"/>
      <w:bookmarkEnd w:id="28"/>
    </w:p>
    <w:p>
      <w:pPr>
        <w:spacing w:before="120" w:after="120"/>
        <w:jc w:val="center"/>
        <w:rPr>
          <w:b/>
        </w:rPr>
      </w:pPr>
      <w:r>
        <w:rPr>
          <w:rFonts w:hint="eastAsia"/>
          <w:b/>
        </w:rPr>
        <w:t xml:space="preserve">表格 </w:t>
      </w:r>
      <w:r>
        <w:rPr>
          <w:b/>
        </w:rPr>
        <w:t>3-</w:t>
      </w:r>
      <w:r>
        <w:rPr>
          <w:rFonts w:hint="eastAsia"/>
          <w:b/>
        </w:rPr>
        <w:t>10</w:t>
      </w:r>
      <w:r>
        <w:rPr>
          <w:b/>
        </w:rPr>
        <w:t xml:space="preserve">  RNA-seq</w:t>
      </w:r>
      <w:r>
        <w:rPr>
          <w:rFonts w:hint="eastAsia"/>
          <w:b/>
        </w:rPr>
        <w:t>数据分析使用软件列表</w:t>
      </w:r>
    </w:p>
    <w:tbl>
      <w:tblPr>
        <w:tblStyle w:val="57"/>
        <w:tblW w:w="8335"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Change w:id="853" w:author="WuKong-315" w:date="2020-11-11T17:46:00Z">
          <w:tblPr>
            <w:tblStyle w:val="57"/>
            <w:tblW w:w="8335"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PrChange>
      </w:tblPr>
      <w:tblGrid>
        <w:gridCol w:w="2735"/>
        <w:gridCol w:w="2073"/>
        <w:gridCol w:w="3527"/>
        <w:tblGridChange w:id="854">
          <w:tblGrid>
            <w:gridCol w:w="2735"/>
            <w:gridCol w:w="2073"/>
            <w:gridCol w:w="3527"/>
          </w:tblGrid>
        </w:tblGridChange>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Change w:id="855" w:author="WuKong-315" w:date="2020-11-11T17:46:00Z">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blPrExChange>
        </w:tblPrEx>
        <w:trPr>
          <w:trHeight w:val="454" w:hRule="atLeast"/>
          <w:trPrChange w:id="855" w:author="WuKong-315" w:date="2020-11-11T17:46:00Z">
            <w:trPr>
              <w:trHeight w:val="454" w:hRule="atLeast"/>
            </w:trPr>
          </w:trPrChange>
        </w:trPr>
        <w:tc>
          <w:tcPr>
            <w:tcW w:w="2735" w:type="dxa"/>
            <w:tcBorders>
              <w:top w:val="single" w:color="auto" w:sz="12" w:space="0"/>
              <w:bottom w:val="single" w:color="auto" w:sz="12" w:space="0"/>
            </w:tcBorders>
            <w:shd w:val="clear" w:color="auto" w:fill="D9E2F3" w:themeFill="accent1" w:themeFillTint="33"/>
            <w:vAlign w:val="center"/>
            <w:tcPrChange w:id="856" w:author="WuKong-315" w:date="2020-11-11T17:46:00Z">
              <w:tcPr>
                <w:tcW w:w="2735" w:type="dxa"/>
                <w:tcBorders>
                  <w:top w:val="single" w:color="auto" w:sz="12" w:space="0"/>
                  <w:bottom w:val="single" w:color="auto" w:sz="12" w:space="0"/>
                </w:tcBorders>
                <w:shd w:val="clear" w:color="auto" w:fill="D9E2F3" w:themeFill="accent1" w:themeFillTint="33"/>
                <w:vAlign w:val="center"/>
              </w:tcPr>
            </w:tcPrChange>
          </w:tcPr>
          <w:p>
            <w:pPr>
              <w:spacing w:line="276" w:lineRule="auto"/>
              <w:ind w:left="0"/>
              <w:jc w:val="center"/>
              <w:rPr>
                <w:b/>
                <w:bCs/>
              </w:rPr>
              <w:pPrChange w:id="857" w:author="WuKong-315" w:date="2020-11-11T17:46:00Z">
                <w:pPr>
                  <w:spacing w:line="276" w:lineRule="auto"/>
                  <w:ind w:left="482"/>
                  <w:jc w:val="center"/>
                </w:pPr>
              </w:pPrChange>
            </w:pPr>
            <w:r>
              <w:rPr>
                <w:b/>
                <w:bCs/>
              </w:rPr>
              <w:t>Software</w:t>
            </w:r>
          </w:p>
        </w:tc>
        <w:tc>
          <w:tcPr>
            <w:tcW w:w="2073" w:type="dxa"/>
            <w:tcBorders>
              <w:top w:val="single" w:color="auto" w:sz="12" w:space="0"/>
              <w:bottom w:val="single" w:color="auto" w:sz="12" w:space="0"/>
            </w:tcBorders>
            <w:shd w:val="clear" w:color="auto" w:fill="D9E2F3" w:themeFill="accent1" w:themeFillTint="33"/>
            <w:vAlign w:val="center"/>
            <w:tcPrChange w:id="858" w:author="WuKong-315" w:date="2020-11-11T17:46:00Z">
              <w:tcPr>
                <w:tcW w:w="2073" w:type="dxa"/>
                <w:tcBorders>
                  <w:top w:val="single" w:color="auto" w:sz="12" w:space="0"/>
                  <w:bottom w:val="single" w:color="auto" w:sz="12" w:space="0"/>
                </w:tcBorders>
                <w:shd w:val="clear" w:color="auto" w:fill="D9E2F3" w:themeFill="accent1" w:themeFillTint="33"/>
                <w:vAlign w:val="center"/>
              </w:tcPr>
            </w:tcPrChange>
          </w:tcPr>
          <w:p>
            <w:pPr>
              <w:spacing w:line="276" w:lineRule="auto"/>
              <w:ind w:left="0"/>
              <w:jc w:val="center"/>
              <w:rPr>
                <w:b/>
                <w:bCs/>
              </w:rPr>
              <w:pPrChange w:id="859" w:author="WuKong-315" w:date="2020-11-11T17:46:00Z">
                <w:pPr>
                  <w:spacing w:line="276" w:lineRule="auto"/>
                  <w:ind w:left="482"/>
                  <w:jc w:val="center"/>
                </w:pPr>
              </w:pPrChange>
            </w:pPr>
            <w:r>
              <w:rPr>
                <w:b/>
                <w:bCs/>
              </w:rPr>
              <w:t>Version</w:t>
            </w:r>
          </w:p>
        </w:tc>
        <w:tc>
          <w:tcPr>
            <w:tcW w:w="3527" w:type="dxa"/>
            <w:tcBorders>
              <w:top w:val="single" w:color="auto" w:sz="12" w:space="0"/>
              <w:bottom w:val="single" w:color="auto" w:sz="12" w:space="0"/>
            </w:tcBorders>
            <w:shd w:val="clear" w:color="auto" w:fill="D9E2F3" w:themeFill="accent1" w:themeFillTint="33"/>
            <w:vAlign w:val="center"/>
            <w:tcPrChange w:id="860" w:author="WuKong-315" w:date="2020-11-11T17:46:00Z">
              <w:tcPr>
                <w:tcW w:w="3527" w:type="dxa"/>
                <w:tcBorders>
                  <w:top w:val="single" w:color="auto" w:sz="12" w:space="0"/>
                  <w:bottom w:val="single" w:color="auto" w:sz="12" w:space="0"/>
                </w:tcBorders>
                <w:shd w:val="clear" w:color="auto" w:fill="D9E2F3" w:themeFill="accent1" w:themeFillTint="33"/>
                <w:vAlign w:val="center"/>
              </w:tcPr>
            </w:tcPrChange>
          </w:tcPr>
          <w:p>
            <w:pPr>
              <w:spacing w:line="276" w:lineRule="auto"/>
              <w:ind w:left="0"/>
              <w:jc w:val="center"/>
              <w:rPr>
                <w:b/>
                <w:bCs/>
              </w:rPr>
              <w:pPrChange w:id="861" w:author="WuKong-315" w:date="2020-11-11T17:46:00Z">
                <w:pPr>
                  <w:spacing w:line="276" w:lineRule="auto"/>
                  <w:ind w:left="482"/>
                  <w:jc w:val="center"/>
                </w:pPr>
              </w:pPrChange>
            </w:pPr>
            <w:r>
              <w:rPr>
                <w:b/>
                <w:bCs/>
              </w:rPr>
              <w:t>Main function</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atLeast"/>
        </w:trPr>
        <w:tc>
          <w:tcPr>
            <w:tcW w:w="2735" w:type="dxa"/>
            <w:tcBorders>
              <w:top w:val="single" w:color="auto" w:sz="12" w:space="0"/>
              <w:bottom w:val="nil"/>
            </w:tcBorders>
            <w:vAlign w:val="center"/>
          </w:tcPr>
          <w:p>
            <w:pPr>
              <w:spacing w:line="276" w:lineRule="auto"/>
              <w:jc w:val="center"/>
              <w:rPr>
                <w:b/>
                <w:bCs/>
              </w:rPr>
            </w:pPr>
            <w:r>
              <w:rPr>
                <w:b/>
                <w:bCs/>
              </w:rPr>
              <w:t>Fastqc</w:t>
            </w:r>
          </w:p>
        </w:tc>
        <w:tc>
          <w:tcPr>
            <w:tcW w:w="2073" w:type="dxa"/>
            <w:tcBorders>
              <w:top w:val="single" w:color="auto" w:sz="12" w:space="0"/>
              <w:bottom w:val="nil"/>
            </w:tcBorders>
            <w:vAlign w:val="center"/>
          </w:tcPr>
          <w:p>
            <w:pPr>
              <w:spacing w:line="276" w:lineRule="auto"/>
              <w:jc w:val="center"/>
            </w:pPr>
            <w:r>
              <w:t>0.11.</w:t>
            </w:r>
            <w:r>
              <w:rPr>
                <w:rFonts w:hint="eastAsia"/>
              </w:rPr>
              <w:t>8</w:t>
            </w:r>
          </w:p>
        </w:tc>
        <w:tc>
          <w:tcPr>
            <w:tcW w:w="3527" w:type="dxa"/>
            <w:tcBorders>
              <w:top w:val="single" w:color="auto" w:sz="12" w:space="0"/>
              <w:bottom w:val="nil"/>
            </w:tcBorders>
            <w:vAlign w:val="center"/>
          </w:tcPr>
          <w:p>
            <w:pPr>
              <w:spacing w:line="276" w:lineRule="auto"/>
              <w:jc w:val="center"/>
            </w:pPr>
            <w:r>
              <w:t>Quality control</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atLeast"/>
        </w:trPr>
        <w:tc>
          <w:tcPr>
            <w:tcW w:w="2735" w:type="dxa"/>
            <w:vAlign w:val="center"/>
          </w:tcPr>
          <w:p>
            <w:pPr>
              <w:spacing w:line="276" w:lineRule="auto"/>
              <w:jc w:val="center"/>
              <w:rPr>
                <w:b/>
                <w:bCs/>
              </w:rPr>
            </w:pPr>
            <w:r>
              <w:rPr>
                <w:b/>
                <w:bCs/>
              </w:rPr>
              <w:t>STAR</w:t>
            </w:r>
          </w:p>
        </w:tc>
        <w:tc>
          <w:tcPr>
            <w:tcW w:w="2073" w:type="dxa"/>
            <w:vAlign w:val="center"/>
          </w:tcPr>
          <w:p>
            <w:pPr>
              <w:spacing w:line="276" w:lineRule="auto"/>
              <w:jc w:val="center"/>
            </w:pPr>
            <w:r>
              <w:t>1.5.1</w:t>
            </w:r>
          </w:p>
        </w:tc>
        <w:tc>
          <w:tcPr>
            <w:tcW w:w="3527" w:type="dxa"/>
            <w:vAlign w:val="center"/>
          </w:tcPr>
          <w:p>
            <w:pPr>
              <w:spacing w:line="276" w:lineRule="auto"/>
              <w:jc w:val="center"/>
            </w:pPr>
            <w:r>
              <w:t>Alignment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atLeast"/>
        </w:trPr>
        <w:tc>
          <w:tcPr>
            <w:tcW w:w="2735" w:type="dxa"/>
            <w:tcBorders>
              <w:top w:val="nil"/>
              <w:bottom w:val="nil"/>
            </w:tcBorders>
            <w:vAlign w:val="center"/>
          </w:tcPr>
          <w:p>
            <w:pPr>
              <w:spacing w:line="276" w:lineRule="auto"/>
              <w:jc w:val="center"/>
              <w:rPr>
                <w:b/>
                <w:bCs/>
              </w:rPr>
            </w:pPr>
            <w:r>
              <w:rPr>
                <w:b/>
                <w:bCs/>
              </w:rPr>
              <w:t>Samtools</w:t>
            </w:r>
          </w:p>
        </w:tc>
        <w:tc>
          <w:tcPr>
            <w:tcW w:w="2073" w:type="dxa"/>
            <w:tcBorders>
              <w:top w:val="nil"/>
              <w:bottom w:val="nil"/>
            </w:tcBorders>
            <w:vAlign w:val="center"/>
          </w:tcPr>
          <w:p>
            <w:pPr>
              <w:spacing w:line="276" w:lineRule="auto"/>
              <w:jc w:val="center"/>
            </w:pPr>
            <w:r>
              <w:t>1.8</w:t>
            </w:r>
          </w:p>
        </w:tc>
        <w:tc>
          <w:tcPr>
            <w:tcW w:w="3527" w:type="dxa"/>
            <w:tcBorders>
              <w:top w:val="nil"/>
              <w:bottom w:val="nil"/>
            </w:tcBorders>
            <w:vAlign w:val="center"/>
          </w:tcPr>
          <w:p>
            <w:pPr>
              <w:spacing w:line="276" w:lineRule="auto"/>
              <w:jc w:val="center"/>
            </w:pPr>
            <w:r>
              <w:t>Bam files</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atLeast"/>
        </w:trPr>
        <w:tc>
          <w:tcPr>
            <w:tcW w:w="2735" w:type="dxa"/>
            <w:vAlign w:val="center"/>
          </w:tcPr>
          <w:p>
            <w:pPr>
              <w:spacing w:line="276" w:lineRule="auto"/>
              <w:jc w:val="center"/>
              <w:rPr>
                <w:b/>
                <w:bCs/>
              </w:rPr>
            </w:pPr>
            <w:r>
              <w:rPr>
                <w:b/>
                <w:bCs/>
              </w:rPr>
              <w:t>Cufflinks</w:t>
            </w:r>
          </w:p>
        </w:tc>
        <w:tc>
          <w:tcPr>
            <w:tcW w:w="2073" w:type="dxa"/>
            <w:vAlign w:val="center"/>
          </w:tcPr>
          <w:p>
            <w:pPr>
              <w:spacing w:line="276" w:lineRule="auto"/>
              <w:jc w:val="center"/>
            </w:pPr>
            <w:r>
              <w:t>2.17.0</w:t>
            </w:r>
          </w:p>
        </w:tc>
        <w:tc>
          <w:tcPr>
            <w:tcW w:w="3527" w:type="dxa"/>
            <w:vAlign w:val="center"/>
          </w:tcPr>
          <w:p>
            <w:pPr>
              <w:spacing w:line="276" w:lineRule="auto"/>
              <w:jc w:val="center"/>
            </w:pPr>
            <w:r>
              <w:t>Diff files</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atLeast"/>
        </w:trPr>
        <w:tc>
          <w:tcPr>
            <w:tcW w:w="2735" w:type="dxa"/>
            <w:tcBorders>
              <w:top w:val="nil"/>
              <w:bottom w:val="single" w:color="auto" w:sz="12" w:space="0"/>
            </w:tcBorders>
            <w:vAlign w:val="center"/>
          </w:tcPr>
          <w:p>
            <w:pPr>
              <w:spacing w:line="276" w:lineRule="auto"/>
              <w:jc w:val="center"/>
              <w:rPr>
                <w:b/>
                <w:bCs/>
              </w:rPr>
            </w:pPr>
            <w:r>
              <w:rPr>
                <w:rFonts w:hint="eastAsia"/>
                <w:b/>
                <w:bCs/>
              </w:rPr>
              <w:t>R</w:t>
            </w:r>
          </w:p>
        </w:tc>
        <w:tc>
          <w:tcPr>
            <w:tcW w:w="2073" w:type="dxa"/>
            <w:tcBorders>
              <w:top w:val="nil"/>
              <w:bottom w:val="single" w:color="auto" w:sz="12" w:space="0"/>
            </w:tcBorders>
            <w:vAlign w:val="center"/>
          </w:tcPr>
          <w:p>
            <w:pPr>
              <w:spacing w:line="276" w:lineRule="auto"/>
              <w:jc w:val="center"/>
            </w:pPr>
            <w:r>
              <w:rPr>
                <w:rFonts w:hint="eastAsia"/>
              </w:rPr>
              <w:t>4.0</w:t>
            </w:r>
          </w:p>
        </w:tc>
        <w:tc>
          <w:tcPr>
            <w:tcW w:w="3527" w:type="dxa"/>
            <w:tcBorders>
              <w:top w:val="nil"/>
              <w:bottom w:val="single" w:color="auto" w:sz="12" w:space="0"/>
            </w:tcBorders>
            <w:vAlign w:val="center"/>
          </w:tcPr>
          <w:p>
            <w:pPr>
              <w:spacing w:line="276" w:lineRule="auto"/>
              <w:jc w:val="center"/>
            </w:pPr>
            <w:r>
              <w:rPr>
                <w:rFonts w:hint="eastAsia"/>
              </w:rPr>
              <w:t>Data analysis</w:t>
            </w:r>
          </w:p>
        </w:tc>
      </w:tr>
    </w:tbl>
    <w:p/>
    <w:p/>
    <w:p>
      <w:pPr>
        <w:spacing w:after="120"/>
        <w:outlineLvl w:val="1"/>
      </w:pPr>
      <w:bookmarkStart w:id="29" w:name="_Toc50386436"/>
      <w:r>
        <w:rPr>
          <w:rFonts w:hint="eastAsia"/>
          <w:b/>
          <w:bCs/>
        </w:rPr>
        <w:t>3</w:t>
      </w:r>
      <w:r>
        <w:rPr>
          <w:b/>
          <w:bCs/>
        </w:rPr>
        <w:t xml:space="preserve">.5 </w:t>
      </w:r>
      <w:r>
        <w:rPr>
          <w:rFonts w:hint="eastAsia"/>
          <w:b/>
          <w:bCs/>
        </w:rPr>
        <w:t>参考文献</w:t>
      </w:r>
      <w:bookmarkEnd w:id="29"/>
    </w:p>
    <w:p>
      <w:r>
        <w:fldChar w:fldCharType="begin"/>
      </w:r>
      <w:r>
        <w:instrText xml:space="preserve"> ADDIN EN.REFLIST </w:instrText>
      </w:r>
      <w:r>
        <w:fldChar w:fldCharType="separate"/>
      </w:r>
      <w:r>
        <w:t>Chao, H. P., Chen, Y., Takata, Y., Tomida, M. W., Lin, K., Kirk, J. S., . . . Shen, J. (2019). Systematic evaluation of RNA-Seq preparation protocol performance. BMC Genomics, 20(1), 571. doi:10.1186/s12864-019-5953-1</w:t>
      </w:r>
    </w:p>
    <w:p>
      <w:r>
        <w:fldChar w:fldCharType="end"/>
      </w:r>
    </w:p>
    <w:p/>
    <w:p/>
    <w:p>
      <w:pPr>
        <w:widowControl/>
        <w:spacing w:line="240" w:lineRule="auto"/>
      </w:pPr>
      <w:r>
        <w:br w:type="page"/>
      </w:r>
    </w:p>
    <w:p>
      <w:pPr>
        <w:pStyle w:val="2"/>
      </w:pPr>
      <w:bookmarkStart w:id="30" w:name="_Toc5994"/>
      <w:bookmarkStart w:id="31" w:name="_Toc25883"/>
      <w:bookmarkStart w:id="32" w:name="_Toc4029"/>
      <w:bookmarkStart w:id="33" w:name="_Toc50386437"/>
      <w:bookmarkStart w:id="34" w:name="_Toc16559"/>
      <w:r>
        <w:rPr>
          <w:rFonts w:hint="eastAsia"/>
        </w:rPr>
        <w:t>关于 达澈</w:t>
      </w:r>
      <w:bookmarkEnd w:id="30"/>
      <w:bookmarkEnd w:id="31"/>
      <w:bookmarkEnd w:id="32"/>
      <w:bookmarkEnd w:id="33"/>
      <w:bookmarkEnd w:id="34"/>
    </w:p>
    <w:p>
      <w:pPr>
        <w:ind w:firstLine="480"/>
      </w:pPr>
      <w:r>
        <w:rPr>
          <w:rFonts w:hint="eastAsia"/>
        </w:rPr>
        <w:t>上海达澈生物科技有限公司，专注提供领先的科研产品和技术服务，致力于成为全球领先的表观组学产品和服务的提供者。</w:t>
      </w:r>
    </w:p>
    <w:p>
      <w:pPr>
        <w:ind w:firstLine="480"/>
      </w:pPr>
      <w:r>
        <w:rPr>
          <w:rFonts w:hint="eastAsia"/>
        </w:rPr>
        <w:t>我们的NGS产品线覆盖如下：</w:t>
      </w:r>
    </w:p>
    <w:p>
      <w:pPr>
        <w:ind w:firstLine="480"/>
      </w:pPr>
      <w:r>
        <w:rPr>
          <w:rFonts w:hint="eastAsia"/>
        </w:rPr>
        <w:t>基因组：Circle-seq（</w:t>
      </w:r>
      <w:r>
        <w:t>eccDNA</w:t>
      </w:r>
      <w:r>
        <w:rPr>
          <w:rFonts w:hint="eastAsia"/>
        </w:rPr>
        <w:t>），W</w:t>
      </w:r>
      <w:r>
        <w:t>GBS</w:t>
      </w:r>
      <w:r>
        <w:rPr>
          <w:rFonts w:hint="eastAsia"/>
        </w:rPr>
        <w:t>，Hi-C（三维基因组）；</w:t>
      </w:r>
    </w:p>
    <w:p>
      <w:pPr>
        <w:ind w:firstLine="480"/>
      </w:pPr>
      <w:r>
        <w:rPr>
          <w:rFonts w:hint="eastAsia"/>
        </w:rPr>
        <w:t>转录组：miRNA、mRNA、lncRNA、circRNA测序；</w:t>
      </w:r>
    </w:p>
    <w:p>
      <w:pPr>
        <w:ind w:firstLine="480"/>
      </w:pPr>
      <w:r>
        <w:rPr>
          <w:rFonts w:hint="eastAsia"/>
        </w:rPr>
        <w:t>表观组：CUT&amp;Tag，ATAC-seq，ChIP-seq；</w:t>
      </w:r>
    </w:p>
    <w:p>
      <w:pPr>
        <w:ind w:firstLine="480"/>
      </w:pPr>
      <w:r>
        <w:rPr>
          <w:rFonts w:hint="eastAsia"/>
        </w:rPr>
        <w:t>RNA互作组：RIC-seq；</w:t>
      </w:r>
    </w:p>
    <w:p>
      <w:pPr>
        <w:ind w:firstLine="480"/>
      </w:pPr>
      <w:r>
        <w:rPr>
          <w:rFonts w:hint="eastAsia"/>
        </w:rPr>
        <w:t>蛋白和RNA互作：RIP-seq和CLIP-seq；</w:t>
      </w:r>
    </w:p>
    <w:p>
      <w:pPr>
        <w:ind w:firstLine="480"/>
      </w:pPr>
      <w:r>
        <w:rPr>
          <w:rFonts w:hint="eastAsia"/>
        </w:rPr>
        <w:t>翻译组：Ribo-seq；</w:t>
      </w:r>
    </w:p>
    <w:p>
      <w:pPr>
        <w:ind w:firstLine="480"/>
      </w:pPr>
      <w:r>
        <w:rPr>
          <w:rFonts w:hint="eastAsia"/>
        </w:rPr>
        <w:t>RNA修饰类：m1A，m</w:t>
      </w:r>
      <w:r>
        <w:t>6A</w:t>
      </w:r>
      <w:r>
        <w:rPr>
          <w:rFonts w:hint="eastAsia"/>
        </w:rPr>
        <w:t>，m</w:t>
      </w:r>
      <w:r>
        <w:t>7G</w:t>
      </w:r>
      <w:r>
        <w:rPr>
          <w:rFonts w:hint="eastAsia"/>
        </w:rPr>
        <w:t>，m</w:t>
      </w:r>
      <w:r>
        <w:t>5C</w:t>
      </w:r>
      <w:r>
        <w:rPr>
          <w:rFonts w:hint="eastAsia"/>
        </w:rPr>
        <w:t>，ac</w:t>
      </w:r>
      <w:r>
        <w:t>4C</w:t>
      </w:r>
      <w:r>
        <w:rPr>
          <w:rFonts w:hint="eastAsia"/>
        </w:rPr>
        <w:t>，</w:t>
      </w:r>
      <w:r>
        <w:t>Ψ</w:t>
      </w:r>
      <w:r>
        <w:rPr>
          <w:rFonts w:hint="eastAsia"/>
        </w:rPr>
        <w:t>假尿嘧啶测序、</w:t>
      </w:r>
    </w:p>
    <w:p>
      <w:pPr>
        <w:ind w:firstLine="1984" w:firstLineChars="827"/>
      </w:pPr>
      <w:r>
        <w:rPr>
          <w:rFonts w:hint="eastAsia"/>
        </w:rPr>
        <w:t>2'-O-RNA测序</w:t>
      </w:r>
    </w:p>
    <w:p/>
    <w:p>
      <w:pPr>
        <w:jc w:val="center"/>
      </w:pPr>
      <w:r>
        <w:rPr>
          <w:rFonts w:hint="eastAsia"/>
        </w:rPr>
        <w:t>关注我们的公众号，更多精彩内容等待您的发掘！</w:t>
      </w:r>
    </w:p>
    <w:p>
      <w:pPr>
        <w:jc w:val="center"/>
      </w:pPr>
      <w:r>
        <w:rPr>
          <w:rFonts w:hint="eastAsia"/>
        </w:rPr>
        <w:drawing>
          <wp:inline distT="0" distB="0" distL="0" distR="0">
            <wp:extent cx="1871980" cy="18719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1872000" cy="1872000"/>
                    </a:xfrm>
                    <a:prstGeom prst="rect">
                      <a:avLst/>
                    </a:prstGeom>
                    <a:noFill/>
                    <a:ln>
                      <a:noFill/>
                    </a:ln>
                  </pic:spPr>
                </pic:pic>
              </a:graphicData>
            </a:graphic>
          </wp:inline>
        </w:drawing>
      </w:r>
    </w:p>
    <w:p>
      <w:pPr>
        <w:jc w:val="center"/>
      </w:pPr>
    </w:p>
    <w:sectPr>
      <w:type w:val="continuous"/>
      <w:pgSz w:w="11906" w:h="16838"/>
      <w:pgMar w:top="1440" w:right="1800" w:bottom="1440" w:left="1800" w:header="794" w:footer="567" w:gutter="0"/>
      <w:pgNumType w:start="1"/>
      <w:cols w:space="425" w:num="1"/>
      <w:docGrid w:type="lines" w:linePitch="326"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WuKong-315" w:date="2020-11-11T16:55:00Z" w:initials="">
    <w:p w14:paraId="7396199D">
      <w:pPr>
        <w:pStyle w:val="7"/>
      </w:pPr>
      <w:r>
        <w:rPr>
          <w:rFonts w:hint="eastAsia"/>
        </w:rPr>
        <w:t>这里统计的是reads数目，不应有单位/bp</w:t>
      </w:r>
    </w:p>
  </w:comment>
  <w:comment w:id="1" w:author="WuKong-315" w:date="2020-11-11T16:56:00Z" w:initials="">
    <w:p w14:paraId="5AF50B73">
      <w:pPr>
        <w:pStyle w:val="7"/>
        <w:rPr>
          <w:rFonts w:hint="eastAsia"/>
        </w:rPr>
      </w:pPr>
      <w:r>
        <w:rPr>
          <w:rFonts w:hint="eastAsia"/>
        </w:rPr>
        <w:t>报告版面，尽量让每节内容占完整版面，看起来会美观大方。</w:t>
      </w:r>
    </w:p>
  </w:comment>
  <w:comment w:id="2" w:author="WuKong-315" w:date="2020-11-11T17:04:00Z" w:initials="">
    <w:p w14:paraId="1D064DD1">
      <w:pPr>
        <w:pStyle w:val="7"/>
        <w:rPr>
          <w:b/>
        </w:rPr>
      </w:pPr>
      <w:r>
        <w:rPr>
          <w:rFonts w:hint="eastAsia"/>
          <w:b/>
          <w:color w:val="FF0000"/>
        </w:rPr>
        <w:t>科研报告用表，尽量选择三线表！</w:t>
      </w:r>
    </w:p>
  </w:comment>
  <w:comment w:id="3" w:author="WuKong-315" w:date="2020-11-11T17:04:00Z" w:initials="">
    <w:p w14:paraId="2B93143A">
      <w:pPr>
        <w:pStyle w:val="7"/>
      </w:pPr>
    </w:p>
  </w:comment>
  <w:comment w:id="4" w:author="WuKong-315" w:date="2020-11-11T17:08:00Z" w:initials="">
    <w:p w14:paraId="5C722C5C">
      <w:pPr>
        <w:pStyle w:val="7"/>
        <w:rPr>
          <w:rFonts w:hint="eastAsia"/>
          <w:b/>
        </w:rPr>
      </w:pPr>
      <w:r>
        <w:rPr>
          <w:rFonts w:hint="eastAsia"/>
          <w:b/>
          <w:color w:val="FF0000"/>
        </w:rPr>
        <w:t>避免表格跨页，可以增减行数，自行调整！</w:t>
      </w:r>
    </w:p>
  </w:comment>
  <w:comment w:id="5" w:author="WuKong-315" w:date="2020-11-11T17:14:00Z" w:initials="">
    <w:p w14:paraId="5817600D">
      <w:pPr>
        <w:pStyle w:val="7"/>
        <w:rPr>
          <w:rFonts w:hint="eastAsia"/>
        </w:rPr>
      </w:pPr>
      <w:r>
        <w:rPr>
          <w:rFonts w:hint="eastAsia"/>
        </w:rPr>
        <w:t>要把边框裁剪掉，突出主题。</w:t>
      </w:r>
    </w:p>
  </w:comment>
  <w:comment w:id="6" w:author="WuKong-315" w:date="2020-11-11T17:17:00Z" w:initials="">
    <w:p w14:paraId="6D966C1B">
      <w:pPr>
        <w:pStyle w:val="7"/>
      </w:pPr>
      <w:r>
        <w:rPr>
          <w:rFonts w:hint="eastAsia"/>
        </w:rPr>
        <w:t>注意中英文标点的切换。</w:t>
      </w:r>
    </w:p>
  </w:comment>
  <w:comment w:id="7" w:author="WuKong-315" w:date="2020-11-11T17:31:00Z" w:initials="">
    <w:p w14:paraId="7FC25AC5">
      <w:pPr>
        <w:pStyle w:val="7"/>
      </w:pPr>
      <w:r>
        <w:rPr>
          <w:rFonts w:hint="eastAsia"/>
        </w:rPr>
        <w:t>矢量图，尽量突出数字，明确其科学意义。</w:t>
      </w:r>
    </w:p>
  </w:comment>
  <w:comment w:id="8" w:author="WuKong-315" w:date="2020-11-11T17:38:00Z" w:initials="">
    <w:p w14:paraId="1C5746DA">
      <w:pPr>
        <w:pStyle w:val="7"/>
        <w:rPr>
          <w:rFonts w:hint="eastAsia"/>
          <w:b/>
        </w:rPr>
      </w:pPr>
      <w:r>
        <w:rPr>
          <w:rFonts w:hint="eastAsia"/>
          <w:b/>
          <w:color w:val="FF0000"/>
        </w:rPr>
        <w:t>代编号的文本，距离下一节内容至少要有一行间距（至少有一个回车）。</w:t>
      </w:r>
    </w:p>
  </w:comment>
  <w:comment w:id="9" w:author="WuKong-315" w:date="2020-11-11T17:38:00Z" w:initials="">
    <w:p w14:paraId="154774C3">
      <w:pPr>
        <w:pStyle w:val="7"/>
      </w:pPr>
    </w:p>
  </w:comment>
  <w:comment w:id="10" w:author="WuKong-315" w:date="2020-11-11T17:42:00Z" w:initials="">
    <w:p w14:paraId="75A8590F">
      <w:pPr>
        <w:pStyle w:val="7"/>
        <w:rPr>
          <w:rFonts w:hint="eastAsia"/>
        </w:rPr>
      </w:pPr>
      <w:r>
        <w:rPr>
          <w:rFonts w:hint="eastAsia"/>
        </w:rPr>
        <w:t>标准报告中图片最大宽度为1</w:t>
      </w:r>
      <w:r>
        <w:t>4.65</w:t>
      </w:r>
      <w:r>
        <w:rPr>
          <w:rFonts w:hint="eastAsia"/>
        </w:rPr>
        <w:t>厘米，具体大小可根据版面需求调小。</w:t>
      </w:r>
    </w:p>
  </w:comment>
  <w:comment w:id="11" w:author="WuKong-315" w:date="2020-11-11T17:42:00Z" w:initials="">
    <w:p w14:paraId="36D2203C">
      <w:pPr>
        <w:pStyle w:val="7"/>
        <w:rPr>
          <w:b/>
        </w:rPr>
      </w:pPr>
      <w:r>
        <w:rPr>
          <w:rFonts w:hint="eastAsia"/>
          <w:b/>
        </w:rPr>
        <w:t>图表名称之间，至少间隔一行。</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7396199D" w15:done="0"/>
  <w15:commentEx w15:paraId="5AF50B73" w15:done="0"/>
  <w15:commentEx w15:paraId="1D064DD1" w15:done="0"/>
  <w15:commentEx w15:paraId="2B93143A" w15:done="0"/>
  <w15:commentEx w15:paraId="5C722C5C" w15:done="0"/>
  <w15:commentEx w15:paraId="5817600D" w15:done="0"/>
  <w15:commentEx w15:paraId="6D966C1B" w15:done="0"/>
  <w15:commentEx w15:paraId="7FC25AC5" w15:done="0"/>
  <w15:commentEx w15:paraId="1C5746DA" w15:done="0"/>
  <w15:commentEx w15:paraId="154774C3" w15:done="0"/>
  <w15:commentEx w15:paraId="75A8590F" w15:done="0"/>
  <w15:commentEx w15:paraId="36D2203C"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方正兰亭大黑_GBK">
    <w:altName w:val="黑体"/>
    <w:panose1 w:val="02000000000000000000"/>
    <w:charset w:val="86"/>
    <w:family w:val="auto"/>
    <w:pitch w:val="default"/>
    <w:sig w:usb0="00000000" w:usb1="00000000" w:usb2="00000010" w:usb3="00000000" w:csb0="00040000" w:csb1="00000000"/>
  </w:font>
  <w:font w:name="微软雅黑">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right"/>
      <w:rPr>
        <w:sz w:val="20"/>
        <w:szCs w:val="20"/>
      </w:rPr>
    </w:pPr>
    <w:r>
      <w:rPr>
        <w:rFonts w:hint="eastAsia"/>
        <w:sz w:val="20"/>
        <w:szCs w:val="20"/>
      </w:rPr>
      <w:t>Tel</w:t>
    </w:r>
    <w:r>
      <w:rPr>
        <w:sz w:val="20"/>
        <w:szCs w:val="20"/>
      </w:rPr>
      <w:t>:021-54660556</w:t>
    </w:r>
    <w:r>
      <w:rPr>
        <w:sz w:val="20"/>
        <w:szCs w:val="20"/>
      </w:rPr>
      <w:ptab w:relativeTo="margin" w:alignment="center" w:leader="none"/>
    </w:r>
    <w:r>
      <w:rPr>
        <w:sz w:val="20"/>
        <w:szCs w:val="20"/>
      </w:rPr>
      <w:ptab w:relativeTo="margin" w:alignment="right" w:leader="none"/>
    </w:r>
    <w:r>
      <w:fldChar w:fldCharType="begin"/>
    </w:r>
    <w:r>
      <w:instrText xml:space="preserve"> HYPERLINK "mailto:tech@diatre.com" </w:instrText>
    </w:r>
    <w:r>
      <w:fldChar w:fldCharType="separate"/>
    </w:r>
    <w:r>
      <w:rPr>
        <w:rStyle w:val="28"/>
        <w:sz w:val="20"/>
        <w:szCs w:val="20"/>
      </w:rPr>
      <w:t>tech@diatre.com</w:t>
    </w:r>
    <w:r>
      <w:rPr>
        <w:rStyle w:val="28"/>
        <w:sz w:val="20"/>
        <w:szCs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right"/>
      <w:rPr>
        <w:sz w:val="24"/>
        <w:szCs w:val="24"/>
      </w:rPr>
    </w:pPr>
    <w:r>
      <w:rPr>
        <w:sz w:val="22"/>
        <w:szCs w:val="22"/>
      </w:rPr>
      <w:t>Tel: 021-54660556</w:t>
    </w:r>
    <w:r>
      <w:rPr>
        <w:sz w:val="24"/>
        <w:szCs w:val="24"/>
      </w:rPr>
      <w:ptab w:relativeTo="margin" w:alignment="center" w:leader="none"/>
    </w:r>
    <w:r>
      <w:rPr>
        <w:sz w:val="24"/>
        <w:szCs w:val="24"/>
      </w:rPr>
      <w:ptab w:relativeTo="margin" w:alignment="right" w:leader="none"/>
    </w:r>
    <w:r>
      <w:rPr>
        <w:sz w:val="24"/>
        <w:szCs w:val="24"/>
      </w:rPr>
      <w:t>tech@diatre.com</w:t>
    </w:r>
  </w:p>
  <w:p>
    <w:pPr>
      <w:pStyle w:val="13"/>
      <w:wordWrap w:val="0"/>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right"/>
      <w:rPr>
        <w:sz w:val="24"/>
        <w:szCs w:val="24"/>
      </w:rPr>
    </w:pPr>
    <w:r>
      <w:rPr>
        <w:sz w:val="22"/>
        <w:szCs w:val="22"/>
      </w:rPr>
      <w:t>Tel: 021-54660556</w:t>
    </w:r>
    <w:r>
      <w:rPr>
        <w:sz w:val="24"/>
        <w:szCs w:val="24"/>
      </w:rPr>
      <w:ptab w:relativeTo="margin" w:alignment="center" w:leader="none"/>
    </w:r>
    <w:r>
      <w:rPr>
        <w:sz w:val="24"/>
        <w:szCs w:val="24"/>
      </w:rPr>
      <w:ptab w:relativeTo="margin" w:alignment="right" w:leader="none"/>
    </w:r>
    <w:r>
      <w:rPr>
        <w:sz w:val="24"/>
        <w:szCs w:val="24"/>
      </w:rPr>
      <w:t>tech@diatre.com</w:t>
    </w:r>
  </w:p>
  <w:p>
    <w:pPr>
      <w:pStyle w:val="13"/>
      <w:jc w:val="right"/>
    </w:pPr>
    <w:r>
      <w:t xml:space="preserve"> </w:t>
    </w:r>
    <w:r>
      <w:rPr>
        <w:b/>
        <w:bCs/>
      </w:rPr>
      <w:fldChar w:fldCharType="begin"/>
    </w:r>
    <w:r>
      <w:rPr>
        <w:b/>
        <w:bCs/>
      </w:rPr>
      <w:instrText xml:space="preserve">PAGE  \* Arabic  \* MERGEFORMAT</w:instrText>
    </w:r>
    <w:r>
      <w:rPr>
        <w:b/>
        <w:bCs/>
      </w:rPr>
      <w:fldChar w:fldCharType="separate"/>
    </w:r>
    <w:r>
      <w:rPr>
        <w:b/>
        <w:bCs/>
        <w:lang w:val="zh-CN"/>
      </w:rPr>
      <w:t>23</w:t>
    </w:r>
    <w:r>
      <w:rPr>
        <w:b/>
        <w:bCs/>
      </w:rPr>
      <w:fldChar w:fldCharType="end"/>
    </w:r>
    <w:r>
      <w:rPr>
        <w:lang w:val="zh-CN"/>
      </w:rPr>
      <w:t xml:space="preserve"> / </w:t>
    </w:r>
    <w:r>
      <w:rPr>
        <w:b/>
        <w:bCs/>
      </w:rPr>
      <w:fldChar w:fldCharType="begin"/>
    </w:r>
    <w:r>
      <w:rPr>
        <w:b/>
        <w:bCs/>
      </w:rPr>
      <w:instrText xml:space="preserve">NUMPAGES  \* Arabic  \* MERGEFORMAT</w:instrText>
    </w:r>
    <w:r>
      <w:rPr>
        <w:b/>
        <w:bCs/>
      </w:rPr>
      <w:fldChar w:fldCharType="separate"/>
    </w:r>
    <w:r>
      <w:rPr>
        <w:b/>
        <w:bCs/>
        <w:lang w:val="zh-CN"/>
      </w:rPr>
      <w:t>26</w:t>
    </w:r>
    <w:r>
      <w:rPr>
        <w:b/>
        <w:bCs/>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0"/>
      </w:pBdr>
      <w:spacing w:line="240" w:lineRule="auto"/>
      <w:jc w:val="both"/>
    </w:pPr>
    <w:r>
      <w:rPr>
        <w:rFonts w:ascii="Times New Roman" w:hAnsi="Times New Roman"/>
        <w:sz w:val="20"/>
        <w:szCs w:val="20"/>
      </w:rPr>
      <w:t>DIATRE BIOTECHNOLOGY</w:t>
    </w:r>
    <w:r>
      <w:rPr>
        <w:rFonts w:ascii="Times New Roman" w:hAnsi="Times New Roman"/>
        <w:sz w:val="20"/>
        <w:szCs w:val="20"/>
      </w:rPr>
      <w:tab/>
    </w:r>
    <w:r>
      <w:rPr>
        <w:rFonts w:ascii="Times New Roman" w:hAnsi="Times New Roman"/>
        <w:sz w:val="20"/>
        <w:szCs w:val="20"/>
      </w:rPr>
      <w:tab/>
    </w:r>
    <w:r>
      <w:fldChar w:fldCharType="begin"/>
    </w:r>
    <w:r>
      <w:instrText xml:space="preserve"> HYPERLINK "http://www.diatre.com" </w:instrText>
    </w:r>
    <w:r>
      <w:fldChar w:fldCharType="separate"/>
    </w:r>
    <w:r>
      <w:rPr>
        <w:rStyle w:val="28"/>
        <w:rFonts w:ascii="Times New Roman" w:hAnsi="Times New Roman"/>
        <w:sz w:val="24"/>
        <w:szCs w:val="24"/>
      </w:rPr>
      <w:t>www.diatre.com</w:t>
    </w:r>
    <w:r>
      <w:rPr>
        <w:rStyle w:val="28"/>
        <w:rFonts w:ascii="Times New Roman" w:hAnsi="Times New Roman"/>
        <w:sz w:val="24"/>
        <w:szCs w:val="24"/>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line="240" w:lineRule="auto"/>
      <w:jc w:val="right"/>
      <w:rPr>
        <w:rFonts w:ascii="Times New Roman" w:hAnsi="Times New Roman"/>
        <w:sz w:val="20"/>
        <w:szCs w:val="20"/>
      </w:rPr>
    </w:pPr>
    <w:r>
      <w:rPr>
        <w:sz w:val="16"/>
        <w:szCs w:val="16"/>
      </w:rPr>
      <w:drawing>
        <wp:anchor distT="0" distB="0" distL="114300" distR="114300" simplePos="0" relativeHeight="251665408" behindDoc="0" locked="0" layoutInCell="1" allowOverlap="1">
          <wp:simplePos x="0" y="0"/>
          <wp:positionH relativeFrom="margin">
            <wp:posOffset>-19050</wp:posOffset>
          </wp:positionH>
          <wp:positionV relativeFrom="paragraph">
            <wp:posOffset>-57785</wp:posOffset>
          </wp:positionV>
          <wp:extent cx="647700" cy="360045"/>
          <wp:effectExtent l="0" t="0" r="635" b="2540"/>
          <wp:wrapNone/>
          <wp:docPr id="11" name="图片 11" descr="C:\Users\Shielon\Desktop\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Shielon\Desktop\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47398" cy="360000"/>
                  </a:xfrm>
                  <a:prstGeom prst="rect">
                    <a:avLst/>
                  </a:prstGeom>
                  <a:noFill/>
                  <a:ln>
                    <a:noFill/>
                  </a:ln>
                </pic:spPr>
              </pic:pic>
            </a:graphicData>
          </a:graphic>
        </wp:anchor>
      </w:drawing>
    </w:r>
    <w:r>
      <w:rPr>
        <w:rFonts w:ascii="Times New Roman" w:hAnsi="Times New Roman"/>
        <w:sz w:val="20"/>
        <w:szCs w:val="20"/>
      </w:rPr>
      <w:t>DIATRE BIOTECHNOLOGY</w:t>
    </w:r>
  </w:p>
  <w:p>
    <w:pPr>
      <w:ind w:left="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line="240" w:lineRule="auto"/>
      <w:jc w:val="right"/>
      <w:rPr>
        <w:rFonts w:ascii="Times New Roman" w:hAnsi="Times New Roman"/>
        <w:sz w:val="20"/>
        <w:szCs w:val="20"/>
      </w:rPr>
    </w:pPr>
    <w:r>
      <w:rPr>
        <w:sz w:val="16"/>
        <w:szCs w:val="16"/>
      </w:rPr>
      <w:drawing>
        <wp:anchor distT="0" distB="0" distL="114300" distR="114300" simplePos="0" relativeHeight="251661312" behindDoc="0" locked="0" layoutInCell="1" allowOverlap="1">
          <wp:simplePos x="0" y="0"/>
          <wp:positionH relativeFrom="margin">
            <wp:posOffset>-19050</wp:posOffset>
          </wp:positionH>
          <wp:positionV relativeFrom="paragraph">
            <wp:posOffset>-61595</wp:posOffset>
          </wp:positionV>
          <wp:extent cx="647700" cy="360045"/>
          <wp:effectExtent l="0" t="0" r="0" b="1905"/>
          <wp:wrapNone/>
          <wp:docPr id="12" name="图片 12" descr="C:\Users\Shielon\Desktop\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Shielon\Desktop\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47700" cy="360045"/>
                  </a:xfrm>
                  <a:prstGeom prst="rect">
                    <a:avLst/>
                  </a:prstGeom>
                  <a:noFill/>
                  <a:ln>
                    <a:noFill/>
                  </a:ln>
                </pic:spPr>
              </pic:pic>
            </a:graphicData>
          </a:graphic>
        </wp:anchor>
      </w:drawing>
    </w:r>
    <w:r>
      <w:rPr>
        <w:rFonts w:ascii="Times New Roman" w:hAnsi="Times New Roman"/>
        <w:sz w:val="20"/>
        <w:szCs w:val="20"/>
      </w:rPr>
      <w:t>DIATRE BIOTECHNOLOGY</w:t>
    </w:r>
  </w:p>
  <w:p>
    <w:pPr>
      <w:ind w:left="480"/>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ED23ABA"/>
    <w:multiLevelType w:val="singleLevel"/>
    <w:tmpl w:val="9ED23ABA"/>
    <w:lvl w:ilvl="0" w:tentative="0">
      <w:start w:val="1"/>
      <w:numFmt w:val="decimal"/>
      <w:lvlText w:val="%1."/>
      <w:lvlJc w:val="left"/>
      <w:pPr>
        <w:tabs>
          <w:tab w:val="left" w:pos="420"/>
        </w:tabs>
        <w:ind w:left="425" w:hanging="425"/>
      </w:pPr>
      <w:rPr>
        <w:rFonts w:hint="default"/>
      </w:rPr>
    </w:lvl>
  </w:abstractNum>
  <w:abstractNum w:abstractNumId="1">
    <w:nsid w:val="041F4A8A"/>
    <w:multiLevelType w:val="multilevel"/>
    <w:tmpl w:val="041F4A8A"/>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
    <w:nsid w:val="09ED7160"/>
    <w:multiLevelType w:val="multilevel"/>
    <w:tmpl w:val="09ED7160"/>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2A7170EC"/>
    <w:multiLevelType w:val="multilevel"/>
    <w:tmpl w:val="2A7170E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3B5725F0"/>
    <w:multiLevelType w:val="multilevel"/>
    <w:tmpl w:val="3B5725F0"/>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3DCC0ECC"/>
    <w:multiLevelType w:val="multilevel"/>
    <w:tmpl w:val="3DCC0EC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42CC5BD5"/>
    <w:multiLevelType w:val="multilevel"/>
    <w:tmpl w:val="42CC5BD5"/>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55675E54"/>
    <w:multiLevelType w:val="singleLevel"/>
    <w:tmpl w:val="55675E54"/>
    <w:lvl w:ilvl="0" w:tentative="0">
      <w:start w:val="1"/>
      <w:numFmt w:val="decimal"/>
      <w:lvlText w:val="%1."/>
      <w:lvlJc w:val="left"/>
      <w:pPr>
        <w:tabs>
          <w:tab w:val="left" w:pos="420"/>
        </w:tabs>
        <w:ind w:left="425" w:hanging="425"/>
      </w:pPr>
      <w:rPr>
        <w:rFonts w:hint="default"/>
      </w:rPr>
    </w:lvl>
  </w:abstractNum>
  <w:abstractNum w:abstractNumId="8">
    <w:nsid w:val="60F5697A"/>
    <w:multiLevelType w:val="multilevel"/>
    <w:tmpl w:val="60F5697A"/>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618743BD"/>
    <w:multiLevelType w:val="multilevel"/>
    <w:tmpl w:val="618743B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6BE909F4"/>
    <w:multiLevelType w:val="multilevel"/>
    <w:tmpl w:val="6BE909F4"/>
    <w:lvl w:ilvl="0" w:tentative="0">
      <w:start w:val="1"/>
      <w:numFmt w:val="decimal"/>
      <w:lvlText w:val="%1)"/>
      <w:lvlJc w:val="left"/>
      <w:pPr>
        <w:ind w:left="840" w:hanging="420"/>
      </w:pPr>
      <w:rPr>
        <w:rFonts w:hint="default"/>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num w:numId="1">
    <w:abstractNumId w:val="1"/>
  </w:num>
  <w:num w:numId="2">
    <w:abstractNumId w:val="10"/>
  </w:num>
  <w:num w:numId="3">
    <w:abstractNumId w:val="8"/>
  </w:num>
  <w:num w:numId="4">
    <w:abstractNumId w:val="5"/>
  </w:num>
  <w:num w:numId="5">
    <w:abstractNumId w:val="4"/>
  </w:num>
  <w:num w:numId="6">
    <w:abstractNumId w:val="6"/>
  </w:num>
  <w:num w:numId="7">
    <w:abstractNumId w:val="9"/>
  </w:num>
  <w:num w:numId="8">
    <w:abstractNumId w:val="3"/>
  </w:num>
  <w:num w:numId="9">
    <w:abstractNumId w:val="2"/>
  </w:num>
  <w:num w:numId="10">
    <w:abstractNumId w:val="0"/>
  </w:num>
  <w:num w:numId="11">
    <w:abstractNumId w:val="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fanzida1993@yeah.net">
    <w15:presenceInfo w15:providerId="Windows Live" w15:userId="23b04ea9593cc050"/>
  </w15:person>
  <w15:person w15:author="WuKong-315">
    <w15:presenceInfo w15:providerId="None" w15:userId="WuKong-3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trackRevisions w:val="1"/>
  <w:documentProtection w:enforcement="0"/>
  <w:defaultTabStop w:val="420"/>
  <w:drawingGridHorizontalSpacing w:val="120"/>
  <w:drawingGridVerticalSpacing w:val="163"/>
  <w:displayHorizontalDrawingGridEvery w:val="2"/>
  <w:displayVerticalDrawingGridEvery w:val="2"/>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a5pv5vpr2pa9xer5pzxdaznfa0tfp5tt5dv&quot;&gt;My EndNote Library&lt;record-ids&gt;&lt;item&gt;42&lt;/item&gt;&lt;/record-ids&gt;&lt;/item&gt;&lt;/Libraries&gt;"/>
  </w:docVars>
  <w:rsids>
    <w:rsidRoot w:val="00172A27"/>
    <w:rsid w:val="00006680"/>
    <w:rsid w:val="000076D9"/>
    <w:rsid w:val="000150A5"/>
    <w:rsid w:val="00021C0A"/>
    <w:rsid w:val="00026C83"/>
    <w:rsid w:val="0003173E"/>
    <w:rsid w:val="0003338A"/>
    <w:rsid w:val="000344DD"/>
    <w:rsid w:val="00041F85"/>
    <w:rsid w:val="0004239A"/>
    <w:rsid w:val="000474FF"/>
    <w:rsid w:val="0006501E"/>
    <w:rsid w:val="000909CF"/>
    <w:rsid w:val="00090C36"/>
    <w:rsid w:val="000933E8"/>
    <w:rsid w:val="00097481"/>
    <w:rsid w:val="000B5B49"/>
    <w:rsid w:val="000D48ED"/>
    <w:rsid w:val="000E30B5"/>
    <w:rsid w:val="000E529B"/>
    <w:rsid w:val="000F1256"/>
    <w:rsid w:val="000F6281"/>
    <w:rsid w:val="000F728A"/>
    <w:rsid w:val="000F7C47"/>
    <w:rsid w:val="00100A58"/>
    <w:rsid w:val="0011377F"/>
    <w:rsid w:val="00130C11"/>
    <w:rsid w:val="001330CF"/>
    <w:rsid w:val="00133EBF"/>
    <w:rsid w:val="001502BF"/>
    <w:rsid w:val="00161DB6"/>
    <w:rsid w:val="001633A3"/>
    <w:rsid w:val="00172A27"/>
    <w:rsid w:val="00173B19"/>
    <w:rsid w:val="001751F9"/>
    <w:rsid w:val="00193EC4"/>
    <w:rsid w:val="00195015"/>
    <w:rsid w:val="001959A8"/>
    <w:rsid w:val="001B399F"/>
    <w:rsid w:val="001D0439"/>
    <w:rsid w:val="001D43E3"/>
    <w:rsid w:val="001D4F8C"/>
    <w:rsid w:val="001D56D5"/>
    <w:rsid w:val="001D5D64"/>
    <w:rsid w:val="001E332E"/>
    <w:rsid w:val="001F0658"/>
    <w:rsid w:val="001F3C6B"/>
    <w:rsid w:val="00204B01"/>
    <w:rsid w:val="00205C97"/>
    <w:rsid w:val="0021307E"/>
    <w:rsid w:val="00214063"/>
    <w:rsid w:val="0022386B"/>
    <w:rsid w:val="00225CAA"/>
    <w:rsid w:val="00226765"/>
    <w:rsid w:val="0022760E"/>
    <w:rsid w:val="0023119F"/>
    <w:rsid w:val="00234647"/>
    <w:rsid w:val="0024163D"/>
    <w:rsid w:val="00247869"/>
    <w:rsid w:val="002524F9"/>
    <w:rsid w:val="00263309"/>
    <w:rsid w:val="00273E78"/>
    <w:rsid w:val="0027525A"/>
    <w:rsid w:val="00286FDA"/>
    <w:rsid w:val="002915E7"/>
    <w:rsid w:val="0029679E"/>
    <w:rsid w:val="002A41BD"/>
    <w:rsid w:val="002B062E"/>
    <w:rsid w:val="002B6701"/>
    <w:rsid w:val="002C6348"/>
    <w:rsid w:val="002C7790"/>
    <w:rsid w:val="002F1B73"/>
    <w:rsid w:val="002F7C6D"/>
    <w:rsid w:val="00303F43"/>
    <w:rsid w:val="00307AF8"/>
    <w:rsid w:val="00316436"/>
    <w:rsid w:val="00323824"/>
    <w:rsid w:val="00342528"/>
    <w:rsid w:val="00343769"/>
    <w:rsid w:val="00357854"/>
    <w:rsid w:val="0036127A"/>
    <w:rsid w:val="0036407D"/>
    <w:rsid w:val="003730E1"/>
    <w:rsid w:val="003731DF"/>
    <w:rsid w:val="00380368"/>
    <w:rsid w:val="00386A76"/>
    <w:rsid w:val="00396998"/>
    <w:rsid w:val="00397C4D"/>
    <w:rsid w:val="003A0DD9"/>
    <w:rsid w:val="003A28CB"/>
    <w:rsid w:val="003A57FF"/>
    <w:rsid w:val="003B0035"/>
    <w:rsid w:val="003D4C09"/>
    <w:rsid w:val="003F28EE"/>
    <w:rsid w:val="003F2CEA"/>
    <w:rsid w:val="003F709C"/>
    <w:rsid w:val="003F7DB9"/>
    <w:rsid w:val="00404F44"/>
    <w:rsid w:val="00425552"/>
    <w:rsid w:val="004302DC"/>
    <w:rsid w:val="00434AE3"/>
    <w:rsid w:val="00441DE0"/>
    <w:rsid w:val="00452A9A"/>
    <w:rsid w:val="004648E3"/>
    <w:rsid w:val="00466FB3"/>
    <w:rsid w:val="00472A73"/>
    <w:rsid w:val="004771E1"/>
    <w:rsid w:val="004777EA"/>
    <w:rsid w:val="00484EE2"/>
    <w:rsid w:val="004915C4"/>
    <w:rsid w:val="00491A00"/>
    <w:rsid w:val="00492BC3"/>
    <w:rsid w:val="004A4B86"/>
    <w:rsid w:val="004A5A76"/>
    <w:rsid w:val="004A7F70"/>
    <w:rsid w:val="004B3C17"/>
    <w:rsid w:val="004B558A"/>
    <w:rsid w:val="004B72E5"/>
    <w:rsid w:val="004C7571"/>
    <w:rsid w:val="004E6DED"/>
    <w:rsid w:val="004F1156"/>
    <w:rsid w:val="005022FB"/>
    <w:rsid w:val="00512647"/>
    <w:rsid w:val="00522E2A"/>
    <w:rsid w:val="00523CD6"/>
    <w:rsid w:val="005330D2"/>
    <w:rsid w:val="00556FEA"/>
    <w:rsid w:val="00564FC1"/>
    <w:rsid w:val="00571163"/>
    <w:rsid w:val="00571D03"/>
    <w:rsid w:val="005A21B7"/>
    <w:rsid w:val="005A4D82"/>
    <w:rsid w:val="005B0F72"/>
    <w:rsid w:val="005C59CB"/>
    <w:rsid w:val="005E144F"/>
    <w:rsid w:val="005E716B"/>
    <w:rsid w:val="005F136C"/>
    <w:rsid w:val="00605293"/>
    <w:rsid w:val="006149F2"/>
    <w:rsid w:val="0061794D"/>
    <w:rsid w:val="00630B52"/>
    <w:rsid w:val="00631748"/>
    <w:rsid w:val="00642420"/>
    <w:rsid w:val="00657176"/>
    <w:rsid w:val="00664126"/>
    <w:rsid w:val="00671592"/>
    <w:rsid w:val="00676C3F"/>
    <w:rsid w:val="00690D80"/>
    <w:rsid w:val="00696C18"/>
    <w:rsid w:val="006B2254"/>
    <w:rsid w:val="006C03F1"/>
    <w:rsid w:val="006D3F75"/>
    <w:rsid w:val="006E1BE3"/>
    <w:rsid w:val="006E3855"/>
    <w:rsid w:val="006E465D"/>
    <w:rsid w:val="006E6F11"/>
    <w:rsid w:val="006F4466"/>
    <w:rsid w:val="006F57E1"/>
    <w:rsid w:val="00705EFE"/>
    <w:rsid w:val="00707600"/>
    <w:rsid w:val="00713D44"/>
    <w:rsid w:val="00730334"/>
    <w:rsid w:val="007346A8"/>
    <w:rsid w:val="0073507A"/>
    <w:rsid w:val="007407C3"/>
    <w:rsid w:val="00741B5B"/>
    <w:rsid w:val="00766BB7"/>
    <w:rsid w:val="0077146E"/>
    <w:rsid w:val="007874A8"/>
    <w:rsid w:val="007A4BC0"/>
    <w:rsid w:val="007B13F7"/>
    <w:rsid w:val="007C1093"/>
    <w:rsid w:val="007C15B4"/>
    <w:rsid w:val="007C367D"/>
    <w:rsid w:val="007C5FEE"/>
    <w:rsid w:val="007E16B9"/>
    <w:rsid w:val="007E702C"/>
    <w:rsid w:val="007F4BB1"/>
    <w:rsid w:val="008049C5"/>
    <w:rsid w:val="00810453"/>
    <w:rsid w:val="008129FD"/>
    <w:rsid w:val="00821FCE"/>
    <w:rsid w:val="0083633A"/>
    <w:rsid w:val="00841A6F"/>
    <w:rsid w:val="00843123"/>
    <w:rsid w:val="00857D60"/>
    <w:rsid w:val="00867F39"/>
    <w:rsid w:val="00877B41"/>
    <w:rsid w:val="00880052"/>
    <w:rsid w:val="00884670"/>
    <w:rsid w:val="00890ECC"/>
    <w:rsid w:val="008A2C4C"/>
    <w:rsid w:val="008A5CFE"/>
    <w:rsid w:val="008B561B"/>
    <w:rsid w:val="008B6A6D"/>
    <w:rsid w:val="008C4DFC"/>
    <w:rsid w:val="008C5082"/>
    <w:rsid w:val="008C7348"/>
    <w:rsid w:val="008D0A91"/>
    <w:rsid w:val="008F57D9"/>
    <w:rsid w:val="00902FAA"/>
    <w:rsid w:val="009041E2"/>
    <w:rsid w:val="0090502D"/>
    <w:rsid w:val="00912E34"/>
    <w:rsid w:val="009135DD"/>
    <w:rsid w:val="009149F8"/>
    <w:rsid w:val="009223A4"/>
    <w:rsid w:val="00925B36"/>
    <w:rsid w:val="00933EE8"/>
    <w:rsid w:val="00937EC6"/>
    <w:rsid w:val="00940F38"/>
    <w:rsid w:val="00942349"/>
    <w:rsid w:val="00946E08"/>
    <w:rsid w:val="00962088"/>
    <w:rsid w:val="00966C3B"/>
    <w:rsid w:val="00967D13"/>
    <w:rsid w:val="0099257B"/>
    <w:rsid w:val="009B0407"/>
    <w:rsid w:val="009B30A6"/>
    <w:rsid w:val="009B3E7F"/>
    <w:rsid w:val="009B48EC"/>
    <w:rsid w:val="009C15CA"/>
    <w:rsid w:val="009C161D"/>
    <w:rsid w:val="009C4CC5"/>
    <w:rsid w:val="009C7AB5"/>
    <w:rsid w:val="009D0A90"/>
    <w:rsid w:val="009D491F"/>
    <w:rsid w:val="009D59AD"/>
    <w:rsid w:val="009E2F94"/>
    <w:rsid w:val="009E7DA3"/>
    <w:rsid w:val="009F2A6C"/>
    <w:rsid w:val="009F7B7E"/>
    <w:rsid w:val="00A128EC"/>
    <w:rsid w:val="00A15C46"/>
    <w:rsid w:val="00A2093E"/>
    <w:rsid w:val="00A23282"/>
    <w:rsid w:val="00A33DD7"/>
    <w:rsid w:val="00A55BD0"/>
    <w:rsid w:val="00A579D6"/>
    <w:rsid w:val="00A613A1"/>
    <w:rsid w:val="00A6698E"/>
    <w:rsid w:val="00A67DFF"/>
    <w:rsid w:val="00A839AE"/>
    <w:rsid w:val="00A91716"/>
    <w:rsid w:val="00AB1DDC"/>
    <w:rsid w:val="00AC72E8"/>
    <w:rsid w:val="00AC73C3"/>
    <w:rsid w:val="00AD0CC8"/>
    <w:rsid w:val="00AD154C"/>
    <w:rsid w:val="00AE1A29"/>
    <w:rsid w:val="00AE40E0"/>
    <w:rsid w:val="00AE4E61"/>
    <w:rsid w:val="00AF4754"/>
    <w:rsid w:val="00B30C62"/>
    <w:rsid w:val="00B32FBD"/>
    <w:rsid w:val="00B340D8"/>
    <w:rsid w:val="00B34137"/>
    <w:rsid w:val="00B440E3"/>
    <w:rsid w:val="00B4677E"/>
    <w:rsid w:val="00B500D4"/>
    <w:rsid w:val="00B53784"/>
    <w:rsid w:val="00B56768"/>
    <w:rsid w:val="00B80BF8"/>
    <w:rsid w:val="00B91D95"/>
    <w:rsid w:val="00B97D13"/>
    <w:rsid w:val="00BA0617"/>
    <w:rsid w:val="00BB6F36"/>
    <w:rsid w:val="00BC1C7F"/>
    <w:rsid w:val="00BD48C1"/>
    <w:rsid w:val="00BD5924"/>
    <w:rsid w:val="00BE6E59"/>
    <w:rsid w:val="00BF031A"/>
    <w:rsid w:val="00BF2514"/>
    <w:rsid w:val="00C07DC9"/>
    <w:rsid w:val="00C10322"/>
    <w:rsid w:val="00C21AB8"/>
    <w:rsid w:val="00C363BF"/>
    <w:rsid w:val="00C474DF"/>
    <w:rsid w:val="00C56126"/>
    <w:rsid w:val="00C622D2"/>
    <w:rsid w:val="00C63179"/>
    <w:rsid w:val="00C641DD"/>
    <w:rsid w:val="00C6434D"/>
    <w:rsid w:val="00C76A17"/>
    <w:rsid w:val="00C76F20"/>
    <w:rsid w:val="00C954D6"/>
    <w:rsid w:val="00C97ED3"/>
    <w:rsid w:val="00CC2D4F"/>
    <w:rsid w:val="00CC7248"/>
    <w:rsid w:val="00CD591D"/>
    <w:rsid w:val="00CE1884"/>
    <w:rsid w:val="00CE5AE7"/>
    <w:rsid w:val="00CF3339"/>
    <w:rsid w:val="00CF36FF"/>
    <w:rsid w:val="00D02614"/>
    <w:rsid w:val="00D049A4"/>
    <w:rsid w:val="00D102F8"/>
    <w:rsid w:val="00D166DB"/>
    <w:rsid w:val="00D207B9"/>
    <w:rsid w:val="00D21760"/>
    <w:rsid w:val="00D24A7F"/>
    <w:rsid w:val="00D3520E"/>
    <w:rsid w:val="00D47C13"/>
    <w:rsid w:val="00D5484C"/>
    <w:rsid w:val="00D63544"/>
    <w:rsid w:val="00D64113"/>
    <w:rsid w:val="00D66C33"/>
    <w:rsid w:val="00D76185"/>
    <w:rsid w:val="00D764E4"/>
    <w:rsid w:val="00D770DE"/>
    <w:rsid w:val="00D86383"/>
    <w:rsid w:val="00DB4C7B"/>
    <w:rsid w:val="00DC488F"/>
    <w:rsid w:val="00DD2CA6"/>
    <w:rsid w:val="00DF1009"/>
    <w:rsid w:val="00DF5A93"/>
    <w:rsid w:val="00E0733E"/>
    <w:rsid w:val="00E120B9"/>
    <w:rsid w:val="00E13393"/>
    <w:rsid w:val="00E158C6"/>
    <w:rsid w:val="00E1648A"/>
    <w:rsid w:val="00E234A4"/>
    <w:rsid w:val="00E3526E"/>
    <w:rsid w:val="00E37018"/>
    <w:rsid w:val="00E418A9"/>
    <w:rsid w:val="00E452F6"/>
    <w:rsid w:val="00E5581F"/>
    <w:rsid w:val="00E646D9"/>
    <w:rsid w:val="00E66B72"/>
    <w:rsid w:val="00E7707F"/>
    <w:rsid w:val="00E77A85"/>
    <w:rsid w:val="00E805BF"/>
    <w:rsid w:val="00E80BE1"/>
    <w:rsid w:val="00E80FB0"/>
    <w:rsid w:val="00E84AA0"/>
    <w:rsid w:val="00E857D9"/>
    <w:rsid w:val="00E97A33"/>
    <w:rsid w:val="00EB443E"/>
    <w:rsid w:val="00EB4DDF"/>
    <w:rsid w:val="00EB755B"/>
    <w:rsid w:val="00EC1CDF"/>
    <w:rsid w:val="00EC472C"/>
    <w:rsid w:val="00EC5058"/>
    <w:rsid w:val="00ED7D8E"/>
    <w:rsid w:val="00EE4412"/>
    <w:rsid w:val="00EF0893"/>
    <w:rsid w:val="00EF3D94"/>
    <w:rsid w:val="00F04796"/>
    <w:rsid w:val="00F13A1F"/>
    <w:rsid w:val="00F16177"/>
    <w:rsid w:val="00F22FBD"/>
    <w:rsid w:val="00F2342D"/>
    <w:rsid w:val="00F2577D"/>
    <w:rsid w:val="00F266C6"/>
    <w:rsid w:val="00F41433"/>
    <w:rsid w:val="00F41F41"/>
    <w:rsid w:val="00F514B3"/>
    <w:rsid w:val="00F74E72"/>
    <w:rsid w:val="00F85F3F"/>
    <w:rsid w:val="00F91CB7"/>
    <w:rsid w:val="00F97C16"/>
    <w:rsid w:val="00FA5B0D"/>
    <w:rsid w:val="00FA6AA0"/>
    <w:rsid w:val="00FB20A9"/>
    <w:rsid w:val="00FC1C9E"/>
    <w:rsid w:val="00FD2A36"/>
    <w:rsid w:val="00FD2BA9"/>
    <w:rsid w:val="00FD4E21"/>
    <w:rsid w:val="00FF54B8"/>
    <w:rsid w:val="020D7087"/>
    <w:rsid w:val="0212579B"/>
    <w:rsid w:val="02B62E32"/>
    <w:rsid w:val="02EB1FBE"/>
    <w:rsid w:val="044263BC"/>
    <w:rsid w:val="04764F5B"/>
    <w:rsid w:val="04852BAD"/>
    <w:rsid w:val="048B13FA"/>
    <w:rsid w:val="053E136D"/>
    <w:rsid w:val="05627CE4"/>
    <w:rsid w:val="05D66E7F"/>
    <w:rsid w:val="06000D5C"/>
    <w:rsid w:val="06464A7E"/>
    <w:rsid w:val="06752F95"/>
    <w:rsid w:val="07103503"/>
    <w:rsid w:val="075C3FA9"/>
    <w:rsid w:val="07F74DE1"/>
    <w:rsid w:val="080C7889"/>
    <w:rsid w:val="083C77CA"/>
    <w:rsid w:val="08501CAB"/>
    <w:rsid w:val="08C339A5"/>
    <w:rsid w:val="090C566A"/>
    <w:rsid w:val="093553FB"/>
    <w:rsid w:val="09661000"/>
    <w:rsid w:val="09B624AB"/>
    <w:rsid w:val="0A0D75F8"/>
    <w:rsid w:val="0A8D2A57"/>
    <w:rsid w:val="0AA907FF"/>
    <w:rsid w:val="0B8D6827"/>
    <w:rsid w:val="0C085DE4"/>
    <w:rsid w:val="0C585F8B"/>
    <w:rsid w:val="0D70403D"/>
    <w:rsid w:val="0DB1192E"/>
    <w:rsid w:val="0E2A2791"/>
    <w:rsid w:val="0E374D7D"/>
    <w:rsid w:val="0E60245E"/>
    <w:rsid w:val="0E6B6241"/>
    <w:rsid w:val="0EE57A4C"/>
    <w:rsid w:val="0F1713AE"/>
    <w:rsid w:val="0F203C18"/>
    <w:rsid w:val="0F374C4E"/>
    <w:rsid w:val="0F3B3C91"/>
    <w:rsid w:val="0F427989"/>
    <w:rsid w:val="0F5D2932"/>
    <w:rsid w:val="0F861E2F"/>
    <w:rsid w:val="11121518"/>
    <w:rsid w:val="118049F0"/>
    <w:rsid w:val="12BE7C8F"/>
    <w:rsid w:val="12CA54D3"/>
    <w:rsid w:val="133710E9"/>
    <w:rsid w:val="13BC6049"/>
    <w:rsid w:val="13DB3002"/>
    <w:rsid w:val="141F6F9B"/>
    <w:rsid w:val="14286540"/>
    <w:rsid w:val="146A564D"/>
    <w:rsid w:val="14F84D39"/>
    <w:rsid w:val="15CC046E"/>
    <w:rsid w:val="162D0FD2"/>
    <w:rsid w:val="17DB6355"/>
    <w:rsid w:val="18081681"/>
    <w:rsid w:val="18171661"/>
    <w:rsid w:val="18B17906"/>
    <w:rsid w:val="18B26602"/>
    <w:rsid w:val="18E70E8C"/>
    <w:rsid w:val="19450097"/>
    <w:rsid w:val="19451410"/>
    <w:rsid w:val="19DA4A8D"/>
    <w:rsid w:val="1A5A5A14"/>
    <w:rsid w:val="1B250C9F"/>
    <w:rsid w:val="1B720DFA"/>
    <w:rsid w:val="1B825C1B"/>
    <w:rsid w:val="1BC16F35"/>
    <w:rsid w:val="1BDC1704"/>
    <w:rsid w:val="1C4F31BD"/>
    <w:rsid w:val="1C7472DD"/>
    <w:rsid w:val="1E845303"/>
    <w:rsid w:val="1EA001EF"/>
    <w:rsid w:val="1EB00F8A"/>
    <w:rsid w:val="1EDF2FCE"/>
    <w:rsid w:val="1F0A6E15"/>
    <w:rsid w:val="1F922E7B"/>
    <w:rsid w:val="1F9526BB"/>
    <w:rsid w:val="20374949"/>
    <w:rsid w:val="204115B7"/>
    <w:rsid w:val="2147329B"/>
    <w:rsid w:val="215E10AC"/>
    <w:rsid w:val="21682D36"/>
    <w:rsid w:val="21893F5C"/>
    <w:rsid w:val="21F14344"/>
    <w:rsid w:val="232C2AB5"/>
    <w:rsid w:val="236778AA"/>
    <w:rsid w:val="246D10FA"/>
    <w:rsid w:val="24E913CC"/>
    <w:rsid w:val="25784E60"/>
    <w:rsid w:val="26162DD9"/>
    <w:rsid w:val="26775510"/>
    <w:rsid w:val="267D2088"/>
    <w:rsid w:val="27292367"/>
    <w:rsid w:val="27694087"/>
    <w:rsid w:val="279B3A1E"/>
    <w:rsid w:val="285E3A60"/>
    <w:rsid w:val="287617CA"/>
    <w:rsid w:val="28820982"/>
    <w:rsid w:val="28CA072F"/>
    <w:rsid w:val="28F76159"/>
    <w:rsid w:val="29652F6C"/>
    <w:rsid w:val="299C78C2"/>
    <w:rsid w:val="29CF049D"/>
    <w:rsid w:val="29D13613"/>
    <w:rsid w:val="29D6462A"/>
    <w:rsid w:val="29F660E9"/>
    <w:rsid w:val="2A802408"/>
    <w:rsid w:val="2A8E2E08"/>
    <w:rsid w:val="2AE90F5B"/>
    <w:rsid w:val="2B2A7C0B"/>
    <w:rsid w:val="2B8A4E68"/>
    <w:rsid w:val="2BB868E8"/>
    <w:rsid w:val="2C9064EC"/>
    <w:rsid w:val="2CBE05DF"/>
    <w:rsid w:val="2D292AD8"/>
    <w:rsid w:val="2D7B1C21"/>
    <w:rsid w:val="2D8C4417"/>
    <w:rsid w:val="2DCC3284"/>
    <w:rsid w:val="2E1B5932"/>
    <w:rsid w:val="2E277092"/>
    <w:rsid w:val="2EB63C4A"/>
    <w:rsid w:val="2ED3088B"/>
    <w:rsid w:val="2F1F1CFB"/>
    <w:rsid w:val="2F3C04B4"/>
    <w:rsid w:val="2F4F7D2E"/>
    <w:rsid w:val="2F8273F7"/>
    <w:rsid w:val="2FBF76D0"/>
    <w:rsid w:val="3017012E"/>
    <w:rsid w:val="302E7B01"/>
    <w:rsid w:val="309E1D81"/>
    <w:rsid w:val="30AC52B4"/>
    <w:rsid w:val="30D57846"/>
    <w:rsid w:val="310857EC"/>
    <w:rsid w:val="31B26A4C"/>
    <w:rsid w:val="31E44E55"/>
    <w:rsid w:val="31EC26F9"/>
    <w:rsid w:val="31F34B81"/>
    <w:rsid w:val="326965DD"/>
    <w:rsid w:val="32707004"/>
    <w:rsid w:val="334F5704"/>
    <w:rsid w:val="33860B4F"/>
    <w:rsid w:val="33972E19"/>
    <w:rsid w:val="33CB536B"/>
    <w:rsid w:val="3489027B"/>
    <w:rsid w:val="34D96C18"/>
    <w:rsid w:val="353B4236"/>
    <w:rsid w:val="35F62111"/>
    <w:rsid w:val="3627313A"/>
    <w:rsid w:val="366F1C30"/>
    <w:rsid w:val="368D0C80"/>
    <w:rsid w:val="36B56AA5"/>
    <w:rsid w:val="374E08AD"/>
    <w:rsid w:val="377D6776"/>
    <w:rsid w:val="37B0730F"/>
    <w:rsid w:val="37BA4AE1"/>
    <w:rsid w:val="39B45354"/>
    <w:rsid w:val="39D45391"/>
    <w:rsid w:val="39E72275"/>
    <w:rsid w:val="3B736694"/>
    <w:rsid w:val="3B993460"/>
    <w:rsid w:val="3C9A0EF5"/>
    <w:rsid w:val="3D506428"/>
    <w:rsid w:val="3D757B8F"/>
    <w:rsid w:val="3DAA6CB4"/>
    <w:rsid w:val="3DB24C58"/>
    <w:rsid w:val="3DE44A4C"/>
    <w:rsid w:val="3DEC78F1"/>
    <w:rsid w:val="3DFD2239"/>
    <w:rsid w:val="3E034A36"/>
    <w:rsid w:val="3E300F6F"/>
    <w:rsid w:val="3E7741D8"/>
    <w:rsid w:val="3E785AC6"/>
    <w:rsid w:val="3EBD7DF7"/>
    <w:rsid w:val="3F5530C7"/>
    <w:rsid w:val="3FCA4058"/>
    <w:rsid w:val="3FE31343"/>
    <w:rsid w:val="40665D95"/>
    <w:rsid w:val="41110207"/>
    <w:rsid w:val="4136590A"/>
    <w:rsid w:val="41937F98"/>
    <w:rsid w:val="41DA411C"/>
    <w:rsid w:val="4335056A"/>
    <w:rsid w:val="435B28E2"/>
    <w:rsid w:val="437A3ADA"/>
    <w:rsid w:val="440D0D18"/>
    <w:rsid w:val="44986D0D"/>
    <w:rsid w:val="44D96285"/>
    <w:rsid w:val="4574534D"/>
    <w:rsid w:val="45E91CD2"/>
    <w:rsid w:val="45EE7C88"/>
    <w:rsid w:val="464E62FE"/>
    <w:rsid w:val="46C4252D"/>
    <w:rsid w:val="470B26D5"/>
    <w:rsid w:val="4790185E"/>
    <w:rsid w:val="47FB447A"/>
    <w:rsid w:val="48275461"/>
    <w:rsid w:val="482A6966"/>
    <w:rsid w:val="486D0C1E"/>
    <w:rsid w:val="490C2489"/>
    <w:rsid w:val="49FC0310"/>
    <w:rsid w:val="4A08779E"/>
    <w:rsid w:val="4A395830"/>
    <w:rsid w:val="4A6E4345"/>
    <w:rsid w:val="4A700203"/>
    <w:rsid w:val="4BA66547"/>
    <w:rsid w:val="4CA447C8"/>
    <w:rsid w:val="4CEB0CBF"/>
    <w:rsid w:val="4DBD5AFF"/>
    <w:rsid w:val="4ED222DC"/>
    <w:rsid w:val="4F043F6A"/>
    <w:rsid w:val="4FBF377D"/>
    <w:rsid w:val="501543F2"/>
    <w:rsid w:val="508F0048"/>
    <w:rsid w:val="512C34F0"/>
    <w:rsid w:val="51574DC4"/>
    <w:rsid w:val="519D0273"/>
    <w:rsid w:val="51BD3EBD"/>
    <w:rsid w:val="52732812"/>
    <w:rsid w:val="533455E2"/>
    <w:rsid w:val="539E68C3"/>
    <w:rsid w:val="541820AA"/>
    <w:rsid w:val="54436215"/>
    <w:rsid w:val="55124C66"/>
    <w:rsid w:val="568D62F4"/>
    <w:rsid w:val="56B85B98"/>
    <w:rsid w:val="580C561D"/>
    <w:rsid w:val="587549F4"/>
    <w:rsid w:val="58E86F20"/>
    <w:rsid w:val="593A28E9"/>
    <w:rsid w:val="59846454"/>
    <w:rsid w:val="59857664"/>
    <w:rsid w:val="59E14288"/>
    <w:rsid w:val="59E35850"/>
    <w:rsid w:val="59E6339C"/>
    <w:rsid w:val="5A0F6D0B"/>
    <w:rsid w:val="5A2329E0"/>
    <w:rsid w:val="5B3C0D92"/>
    <w:rsid w:val="5B784A52"/>
    <w:rsid w:val="5B944A89"/>
    <w:rsid w:val="5BA37F4B"/>
    <w:rsid w:val="5BAE6988"/>
    <w:rsid w:val="5BC55431"/>
    <w:rsid w:val="5C1B0D09"/>
    <w:rsid w:val="5D1B52C5"/>
    <w:rsid w:val="5D217BAD"/>
    <w:rsid w:val="5D385AF6"/>
    <w:rsid w:val="5D515EC1"/>
    <w:rsid w:val="5E71020D"/>
    <w:rsid w:val="5ED22CAE"/>
    <w:rsid w:val="5F514B15"/>
    <w:rsid w:val="5F9E5D5A"/>
    <w:rsid w:val="60041E3A"/>
    <w:rsid w:val="60842820"/>
    <w:rsid w:val="60B841B3"/>
    <w:rsid w:val="60E11257"/>
    <w:rsid w:val="615B2201"/>
    <w:rsid w:val="61CD6BD4"/>
    <w:rsid w:val="61E133DD"/>
    <w:rsid w:val="62E60F00"/>
    <w:rsid w:val="62F35A98"/>
    <w:rsid w:val="635521AF"/>
    <w:rsid w:val="63F56720"/>
    <w:rsid w:val="641D4E88"/>
    <w:rsid w:val="64457CCA"/>
    <w:rsid w:val="64727D8D"/>
    <w:rsid w:val="64A1642B"/>
    <w:rsid w:val="6589503C"/>
    <w:rsid w:val="660D5F52"/>
    <w:rsid w:val="661465B1"/>
    <w:rsid w:val="66186467"/>
    <w:rsid w:val="66422A26"/>
    <w:rsid w:val="66B41F10"/>
    <w:rsid w:val="66E103DB"/>
    <w:rsid w:val="671E455B"/>
    <w:rsid w:val="675B5400"/>
    <w:rsid w:val="6824592D"/>
    <w:rsid w:val="688870EF"/>
    <w:rsid w:val="68EF7A3D"/>
    <w:rsid w:val="69065407"/>
    <w:rsid w:val="694B0395"/>
    <w:rsid w:val="69C3577F"/>
    <w:rsid w:val="69E00E5F"/>
    <w:rsid w:val="6A3922E3"/>
    <w:rsid w:val="6AD35624"/>
    <w:rsid w:val="6B3216FC"/>
    <w:rsid w:val="6B55000D"/>
    <w:rsid w:val="6BB82E7D"/>
    <w:rsid w:val="6C077A71"/>
    <w:rsid w:val="6C1658D9"/>
    <w:rsid w:val="6CBD2797"/>
    <w:rsid w:val="6D2F6633"/>
    <w:rsid w:val="6DC1622A"/>
    <w:rsid w:val="6E3F5ABA"/>
    <w:rsid w:val="6ECB2692"/>
    <w:rsid w:val="6FFC11CF"/>
    <w:rsid w:val="701B02EA"/>
    <w:rsid w:val="70446BF9"/>
    <w:rsid w:val="70FA7947"/>
    <w:rsid w:val="711F4C0D"/>
    <w:rsid w:val="71DD0758"/>
    <w:rsid w:val="722057DC"/>
    <w:rsid w:val="72725006"/>
    <w:rsid w:val="727B58C8"/>
    <w:rsid w:val="7291444A"/>
    <w:rsid w:val="73154C22"/>
    <w:rsid w:val="73354A9D"/>
    <w:rsid w:val="73586364"/>
    <w:rsid w:val="73730AD0"/>
    <w:rsid w:val="738302C3"/>
    <w:rsid w:val="738E053F"/>
    <w:rsid w:val="739E5062"/>
    <w:rsid w:val="73A91ABF"/>
    <w:rsid w:val="742262A3"/>
    <w:rsid w:val="745E6F01"/>
    <w:rsid w:val="751B3E89"/>
    <w:rsid w:val="7548432E"/>
    <w:rsid w:val="755C386B"/>
    <w:rsid w:val="75AE2D7D"/>
    <w:rsid w:val="75E155CB"/>
    <w:rsid w:val="762078F9"/>
    <w:rsid w:val="771370B2"/>
    <w:rsid w:val="77252E73"/>
    <w:rsid w:val="77924EDC"/>
    <w:rsid w:val="77996273"/>
    <w:rsid w:val="780D3445"/>
    <w:rsid w:val="78105521"/>
    <w:rsid w:val="787B76DE"/>
    <w:rsid w:val="78F96200"/>
    <w:rsid w:val="78FA45CF"/>
    <w:rsid w:val="79051AD9"/>
    <w:rsid w:val="79137846"/>
    <w:rsid w:val="79177953"/>
    <w:rsid w:val="791843DB"/>
    <w:rsid w:val="792317E9"/>
    <w:rsid w:val="79E71A61"/>
    <w:rsid w:val="7A5F17C7"/>
    <w:rsid w:val="7C0950D1"/>
    <w:rsid w:val="7CC35448"/>
    <w:rsid w:val="7D085E0A"/>
    <w:rsid w:val="7D23603F"/>
    <w:rsid w:val="7D627163"/>
    <w:rsid w:val="7D9B3EAB"/>
    <w:rsid w:val="7DCD1F8E"/>
    <w:rsid w:val="7E011078"/>
    <w:rsid w:val="7E0C4409"/>
    <w:rsid w:val="7E1C77E6"/>
    <w:rsid w:val="7FD81119"/>
    <w:rsid w:val="7FD937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pPr>
    <w:rPr>
      <w:rFonts w:ascii="Times New Roman" w:hAnsi="Times New Roman" w:eastAsia="宋体" w:cs="Times New Roman"/>
      <w:kern w:val="2"/>
      <w:sz w:val="24"/>
      <w:szCs w:val="24"/>
      <w:lang w:val="en-US" w:eastAsia="zh-CN" w:bidi="ar-SA"/>
    </w:rPr>
  </w:style>
  <w:style w:type="paragraph" w:styleId="2">
    <w:name w:val="heading 1"/>
    <w:basedOn w:val="1"/>
    <w:next w:val="1"/>
    <w:link w:val="30"/>
    <w:qFormat/>
    <w:uiPriority w:val="9"/>
    <w:pPr>
      <w:keepNext/>
      <w:keepLines/>
      <w:spacing w:before="120" w:after="240"/>
      <w:jc w:val="center"/>
      <w:outlineLvl w:val="0"/>
    </w:pPr>
    <w:rPr>
      <w:rFonts w:ascii="Cambria" w:hAnsi="Cambria" w:eastAsia="黑体"/>
      <w:bCs/>
      <w:kern w:val="44"/>
      <w:sz w:val="30"/>
      <w:szCs w:val="44"/>
    </w:rPr>
  </w:style>
  <w:style w:type="paragraph" w:styleId="3">
    <w:name w:val="heading 2"/>
    <w:basedOn w:val="1"/>
    <w:next w:val="1"/>
    <w:link w:val="31"/>
    <w:unhideWhenUsed/>
    <w:qFormat/>
    <w:uiPriority w:val="9"/>
    <w:pPr>
      <w:keepNext/>
      <w:keepLines/>
      <w:outlineLvl w:val="1"/>
    </w:pPr>
    <w:rPr>
      <w:rFonts w:cstheme="majorBidi"/>
      <w:b/>
      <w:bCs/>
      <w:sz w:val="32"/>
      <w:szCs w:val="32"/>
    </w:rPr>
  </w:style>
  <w:style w:type="paragraph" w:styleId="4">
    <w:name w:val="heading 3"/>
    <w:basedOn w:val="1"/>
    <w:next w:val="1"/>
    <w:link w:val="32"/>
    <w:semiHidden/>
    <w:unhideWhenUsed/>
    <w:qFormat/>
    <w:uiPriority w:val="9"/>
    <w:pPr>
      <w:keepNext/>
      <w:keepLines/>
      <w:spacing w:before="260" w:after="260" w:line="416" w:lineRule="auto"/>
      <w:outlineLvl w:val="2"/>
    </w:pPr>
    <w:rPr>
      <w:rFonts w:ascii="Cambria" w:hAnsi="Cambria"/>
      <w:b/>
      <w:bCs/>
      <w:sz w:val="32"/>
      <w:szCs w:val="32"/>
    </w:rPr>
  </w:style>
  <w:style w:type="character" w:default="1" w:styleId="25">
    <w:name w:val="Default Paragraph Font"/>
    <w:semiHidden/>
    <w:unhideWhenUsed/>
    <w:qFormat/>
    <w:uiPriority w:val="1"/>
  </w:style>
  <w:style w:type="table" w:default="1" w:styleId="23">
    <w:name w:val="Normal Table"/>
    <w:semiHidden/>
    <w:unhideWhenUsed/>
    <w:qFormat/>
    <w:uiPriority w:val="99"/>
    <w:tblPr>
      <w:tblCellMar>
        <w:top w:w="0" w:type="dxa"/>
        <w:left w:w="108" w:type="dxa"/>
        <w:bottom w:w="0" w:type="dxa"/>
        <w:right w:w="108" w:type="dxa"/>
      </w:tblCellMar>
    </w:tblPr>
  </w:style>
  <w:style w:type="paragraph" w:styleId="5">
    <w:name w:val="toc 7"/>
    <w:basedOn w:val="1"/>
    <w:next w:val="1"/>
    <w:unhideWhenUsed/>
    <w:qFormat/>
    <w:uiPriority w:val="39"/>
    <w:pPr>
      <w:ind w:left="1440"/>
    </w:pPr>
    <w:rPr>
      <w:rFonts w:hAnsi="Cambria" w:asciiTheme="minorHAnsi" w:eastAsiaTheme="minorHAnsi"/>
      <w:sz w:val="18"/>
      <w:szCs w:val="18"/>
    </w:rPr>
  </w:style>
  <w:style w:type="paragraph" w:styleId="6">
    <w:name w:val="caption"/>
    <w:basedOn w:val="1"/>
    <w:next w:val="1"/>
    <w:unhideWhenUsed/>
    <w:qFormat/>
    <w:uiPriority w:val="35"/>
    <w:rPr>
      <w:rFonts w:eastAsia="黑体" w:asciiTheme="majorHAnsi" w:hAnsiTheme="majorHAnsi" w:cstheme="majorBidi"/>
      <w:sz w:val="20"/>
      <w:szCs w:val="20"/>
    </w:rPr>
  </w:style>
  <w:style w:type="paragraph" w:styleId="7">
    <w:name w:val="annotation text"/>
    <w:basedOn w:val="1"/>
    <w:link w:val="63"/>
    <w:semiHidden/>
    <w:unhideWhenUsed/>
    <w:uiPriority w:val="99"/>
  </w:style>
  <w:style w:type="paragraph" w:styleId="8">
    <w:name w:val="toc 5"/>
    <w:basedOn w:val="1"/>
    <w:next w:val="1"/>
    <w:unhideWhenUsed/>
    <w:qFormat/>
    <w:uiPriority w:val="39"/>
    <w:pPr>
      <w:ind w:left="960"/>
    </w:pPr>
    <w:rPr>
      <w:rFonts w:hAnsi="Cambria" w:asciiTheme="minorHAnsi" w:eastAsiaTheme="minorHAnsi"/>
      <w:sz w:val="18"/>
      <w:szCs w:val="18"/>
    </w:rPr>
  </w:style>
  <w:style w:type="paragraph" w:styleId="9">
    <w:name w:val="toc 3"/>
    <w:basedOn w:val="1"/>
    <w:next w:val="1"/>
    <w:unhideWhenUsed/>
    <w:qFormat/>
    <w:uiPriority w:val="39"/>
    <w:pPr>
      <w:ind w:left="480"/>
    </w:pPr>
    <w:rPr>
      <w:rFonts w:hAnsi="Cambria" w:asciiTheme="minorHAnsi" w:eastAsiaTheme="minorHAnsi"/>
      <w:i/>
      <w:iCs/>
      <w:sz w:val="20"/>
      <w:szCs w:val="20"/>
    </w:rPr>
  </w:style>
  <w:style w:type="paragraph" w:styleId="10">
    <w:name w:val="toc 8"/>
    <w:basedOn w:val="1"/>
    <w:next w:val="1"/>
    <w:unhideWhenUsed/>
    <w:qFormat/>
    <w:uiPriority w:val="39"/>
    <w:pPr>
      <w:ind w:left="1680"/>
    </w:pPr>
    <w:rPr>
      <w:rFonts w:hAnsi="Cambria" w:asciiTheme="minorHAnsi" w:eastAsiaTheme="minorHAnsi"/>
      <w:sz w:val="18"/>
      <w:szCs w:val="18"/>
    </w:rPr>
  </w:style>
  <w:style w:type="paragraph" w:styleId="11">
    <w:name w:val="Date"/>
    <w:basedOn w:val="1"/>
    <w:next w:val="1"/>
    <w:link w:val="55"/>
    <w:semiHidden/>
    <w:unhideWhenUsed/>
    <w:uiPriority w:val="99"/>
    <w:pPr>
      <w:ind w:left="100" w:leftChars="2500"/>
    </w:pPr>
    <w:rPr>
      <w:rFonts w:ascii="Cambria" w:hAnsi="Cambria"/>
    </w:rPr>
  </w:style>
  <w:style w:type="paragraph" w:styleId="12">
    <w:name w:val="Balloon Text"/>
    <w:basedOn w:val="1"/>
    <w:link w:val="65"/>
    <w:semiHidden/>
    <w:unhideWhenUsed/>
    <w:uiPriority w:val="99"/>
    <w:pPr>
      <w:spacing w:line="240" w:lineRule="auto"/>
    </w:pPr>
    <w:rPr>
      <w:sz w:val="18"/>
      <w:szCs w:val="18"/>
    </w:rPr>
  </w:style>
  <w:style w:type="paragraph" w:styleId="13">
    <w:name w:val="footer"/>
    <w:basedOn w:val="1"/>
    <w:link w:val="34"/>
    <w:unhideWhenUsed/>
    <w:qFormat/>
    <w:uiPriority w:val="99"/>
    <w:pPr>
      <w:tabs>
        <w:tab w:val="center" w:pos="4153"/>
        <w:tab w:val="right" w:pos="8306"/>
      </w:tabs>
      <w:snapToGrid w:val="0"/>
    </w:pPr>
    <w:rPr>
      <w:rFonts w:ascii="Cambria" w:hAnsi="Cambria"/>
      <w:sz w:val="18"/>
      <w:szCs w:val="18"/>
    </w:rPr>
  </w:style>
  <w:style w:type="paragraph" w:styleId="14">
    <w:name w:val="header"/>
    <w:basedOn w:val="1"/>
    <w:link w:val="33"/>
    <w:unhideWhenUsed/>
    <w:qFormat/>
    <w:uiPriority w:val="99"/>
    <w:pPr>
      <w:pBdr>
        <w:bottom w:val="single" w:color="auto" w:sz="6" w:space="1"/>
      </w:pBdr>
      <w:tabs>
        <w:tab w:val="center" w:pos="4153"/>
        <w:tab w:val="right" w:pos="8306"/>
      </w:tabs>
      <w:snapToGrid w:val="0"/>
      <w:jc w:val="center"/>
    </w:pPr>
    <w:rPr>
      <w:rFonts w:ascii="Cambria" w:hAnsi="Cambria"/>
      <w:sz w:val="18"/>
      <w:szCs w:val="18"/>
    </w:rPr>
  </w:style>
  <w:style w:type="paragraph" w:styleId="15">
    <w:name w:val="toc 1"/>
    <w:basedOn w:val="1"/>
    <w:next w:val="1"/>
    <w:unhideWhenUsed/>
    <w:qFormat/>
    <w:uiPriority w:val="39"/>
    <w:pPr>
      <w:spacing w:before="120" w:after="120"/>
    </w:pPr>
    <w:rPr>
      <w:rFonts w:hAnsi="Cambria" w:asciiTheme="minorHAnsi" w:eastAsiaTheme="minorHAnsi"/>
      <w:b/>
      <w:bCs/>
      <w:caps/>
      <w:sz w:val="20"/>
      <w:szCs w:val="20"/>
    </w:rPr>
  </w:style>
  <w:style w:type="paragraph" w:styleId="16">
    <w:name w:val="toc 4"/>
    <w:basedOn w:val="1"/>
    <w:next w:val="1"/>
    <w:unhideWhenUsed/>
    <w:qFormat/>
    <w:uiPriority w:val="39"/>
    <w:pPr>
      <w:ind w:left="720"/>
    </w:pPr>
    <w:rPr>
      <w:rFonts w:hAnsi="Cambria" w:asciiTheme="minorHAnsi" w:eastAsiaTheme="minorHAnsi"/>
      <w:sz w:val="18"/>
      <w:szCs w:val="18"/>
    </w:rPr>
  </w:style>
  <w:style w:type="paragraph" w:styleId="17">
    <w:name w:val="Subtitle"/>
    <w:basedOn w:val="1"/>
    <w:next w:val="1"/>
    <w:link w:val="37"/>
    <w:qFormat/>
    <w:uiPriority w:val="11"/>
    <w:pPr>
      <w:spacing w:after="50" w:afterLines="50" w:line="240" w:lineRule="auto"/>
      <w:jc w:val="center"/>
      <w:outlineLvl w:val="1"/>
    </w:pPr>
    <w:rPr>
      <w:rFonts w:eastAsia="黑体" w:cstheme="minorBidi"/>
      <w:bCs/>
      <w:kern w:val="28"/>
      <w:szCs w:val="32"/>
    </w:rPr>
  </w:style>
  <w:style w:type="paragraph" w:styleId="18">
    <w:name w:val="toc 6"/>
    <w:basedOn w:val="1"/>
    <w:next w:val="1"/>
    <w:unhideWhenUsed/>
    <w:qFormat/>
    <w:uiPriority w:val="39"/>
    <w:pPr>
      <w:ind w:left="1200"/>
    </w:pPr>
    <w:rPr>
      <w:rFonts w:hAnsi="Cambria" w:asciiTheme="minorHAnsi" w:eastAsiaTheme="minorHAnsi"/>
      <w:sz w:val="18"/>
      <w:szCs w:val="18"/>
    </w:rPr>
  </w:style>
  <w:style w:type="paragraph" w:styleId="19">
    <w:name w:val="toc 2"/>
    <w:basedOn w:val="1"/>
    <w:next w:val="1"/>
    <w:unhideWhenUsed/>
    <w:qFormat/>
    <w:uiPriority w:val="39"/>
    <w:pPr>
      <w:ind w:left="240"/>
    </w:pPr>
    <w:rPr>
      <w:rFonts w:hAnsi="Cambria" w:asciiTheme="minorHAnsi" w:eastAsiaTheme="minorHAnsi"/>
      <w:smallCaps/>
      <w:sz w:val="20"/>
      <w:szCs w:val="20"/>
    </w:rPr>
  </w:style>
  <w:style w:type="paragraph" w:styleId="20">
    <w:name w:val="toc 9"/>
    <w:basedOn w:val="1"/>
    <w:next w:val="1"/>
    <w:unhideWhenUsed/>
    <w:qFormat/>
    <w:uiPriority w:val="39"/>
    <w:pPr>
      <w:ind w:left="1920"/>
    </w:pPr>
    <w:rPr>
      <w:rFonts w:hAnsi="Cambria" w:asciiTheme="minorHAnsi" w:eastAsiaTheme="minorHAnsi"/>
      <w:sz w:val="18"/>
      <w:szCs w:val="18"/>
    </w:rPr>
  </w:style>
  <w:style w:type="paragraph" w:styleId="21">
    <w:name w:val="Title"/>
    <w:basedOn w:val="1"/>
    <w:next w:val="1"/>
    <w:link w:val="35"/>
    <w:qFormat/>
    <w:uiPriority w:val="10"/>
    <w:pPr>
      <w:spacing w:before="120" w:after="60"/>
      <w:outlineLvl w:val="2"/>
    </w:pPr>
    <w:rPr>
      <w:rFonts w:cstheme="majorBidi"/>
      <w:b/>
      <w:bCs/>
      <w:sz w:val="28"/>
      <w:szCs w:val="32"/>
    </w:rPr>
  </w:style>
  <w:style w:type="paragraph" w:styleId="22">
    <w:name w:val="annotation subject"/>
    <w:basedOn w:val="7"/>
    <w:next w:val="7"/>
    <w:link w:val="64"/>
    <w:semiHidden/>
    <w:unhideWhenUsed/>
    <w:uiPriority w:val="99"/>
    <w:rPr>
      <w:b/>
      <w:bCs/>
    </w:rPr>
  </w:style>
  <w:style w:type="table" w:styleId="24">
    <w:name w:val="Table Grid"/>
    <w:basedOn w:val="23"/>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6">
    <w:name w:val="Strong"/>
    <w:basedOn w:val="25"/>
    <w:qFormat/>
    <w:uiPriority w:val="22"/>
    <w:rPr>
      <w:b/>
      <w:bCs/>
    </w:rPr>
  </w:style>
  <w:style w:type="character" w:styleId="27">
    <w:name w:val="page number"/>
    <w:basedOn w:val="25"/>
    <w:semiHidden/>
    <w:unhideWhenUsed/>
    <w:qFormat/>
    <w:uiPriority w:val="99"/>
  </w:style>
  <w:style w:type="character" w:styleId="28">
    <w:name w:val="Hyperlink"/>
    <w:basedOn w:val="25"/>
    <w:unhideWhenUsed/>
    <w:qFormat/>
    <w:uiPriority w:val="99"/>
    <w:rPr>
      <w:color w:val="0563C1" w:themeColor="hyperlink"/>
      <w:u w:val="single"/>
      <w14:textFill>
        <w14:solidFill>
          <w14:schemeClr w14:val="hlink"/>
        </w14:solidFill>
      </w14:textFill>
    </w:rPr>
  </w:style>
  <w:style w:type="character" w:styleId="29">
    <w:name w:val="annotation reference"/>
    <w:basedOn w:val="25"/>
    <w:semiHidden/>
    <w:unhideWhenUsed/>
    <w:uiPriority w:val="99"/>
    <w:rPr>
      <w:sz w:val="21"/>
      <w:szCs w:val="21"/>
    </w:rPr>
  </w:style>
  <w:style w:type="character" w:customStyle="1" w:styleId="30">
    <w:name w:val="标题 1 字符"/>
    <w:basedOn w:val="25"/>
    <w:link w:val="2"/>
    <w:qFormat/>
    <w:uiPriority w:val="9"/>
    <w:rPr>
      <w:rFonts w:ascii="Cambria" w:hAnsi="Cambria" w:eastAsia="黑体"/>
      <w:bCs/>
      <w:kern w:val="44"/>
      <w:sz w:val="30"/>
      <w:szCs w:val="44"/>
    </w:rPr>
  </w:style>
  <w:style w:type="character" w:customStyle="1" w:styleId="31">
    <w:name w:val="标题 2 字符"/>
    <w:basedOn w:val="25"/>
    <w:link w:val="3"/>
    <w:qFormat/>
    <w:uiPriority w:val="9"/>
    <w:rPr>
      <w:rFonts w:ascii="Times New Roman" w:hAnsi="Times New Roman" w:eastAsia="宋体" w:cstheme="majorBidi"/>
      <w:b/>
      <w:bCs/>
      <w:sz w:val="32"/>
      <w:szCs w:val="32"/>
    </w:rPr>
  </w:style>
  <w:style w:type="character" w:customStyle="1" w:styleId="32">
    <w:name w:val="标题 3 字符"/>
    <w:basedOn w:val="25"/>
    <w:link w:val="4"/>
    <w:semiHidden/>
    <w:qFormat/>
    <w:uiPriority w:val="9"/>
    <w:rPr>
      <w:rFonts w:ascii="Cambria" w:hAnsi="Cambria" w:eastAsia="宋体" w:cs="Times New Roman"/>
      <w:b/>
      <w:bCs/>
      <w:sz w:val="32"/>
      <w:szCs w:val="32"/>
    </w:rPr>
  </w:style>
  <w:style w:type="character" w:customStyle="1" w:styleId="33">
    <w:name w:val="页眉 字符"/>
    <w:basedOn w:val="25"/>
    <w:link w:val="14"/>
    <w:qFormat/>
    <w:uiPriority w:val="99"/>
    <w:rPr>
      <w:sz w:val="18"/>
      <w:szCs w:val="18"/>
    </w:rPr>
  </w:style>
  <w:style w:type="character" w:customStyle="1" w:styleId="34">
    <w:name w:val="页脚 字符"/>
    <w:basedOn w:val="25"/>
    <w:link w:val="13"/>
    <w:qFormat/>
    <w:uiPriority w:val="99"/>
    <w:rPr>
      <w:sz w:val="18"/>
      <w:szCs w:val="18"/>
    </w:rPr>
  </w:style>
  <w:style w:type="character" w:customStyle="1" w:styleId="35">
    <w:name w:val="标题 字符"/>
    <w:basedOn w:val="25"/>
    <w:link w:val="21"/>
    <w:qFormat/>
    <w:uiPriority w:val="10"/>
    <w:rPr>
      <w:rFonts w:ascii="Times New Roman" w:hAnsi="Times New Roman" w:eastAsia="宋体" w:cstheme="majorBidi"/>
      <w:b/>
      <w:bCs/>
      <w:sz w:val="28"/>
      <w:szCs w:val="32"/>
    </w:rPr>
  </w:style>
  <w:style w:type="table" w:customStyle="1" w:styleId="36">
    <w:name w:val="网格表 4 - 着色 11"/>
    <w:basedOn w:val="23"/>
    <w:qFormat/>
    <w:uiPriority w:val="49"/>
    <w:rPr>
      <w:rFonts w:ascii="Cambria" w:hAnsi="Cambria"/>
    </w:rPr>
    <w:tblPr>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color w:val="FFFFFF" w:themeColor="background1"/>
        <w14:textFill>
          <w14:solidFill>
            <w14:schemeClr w14:val="bg1"/>
          </w14:solidFill>
        </w14:textFill>
      </w:rPr>
      <w:tcPr>
        <w:tcBorders>
          <w:top w:val="single" w:color="4472C4" w:themeColor="accent1" w:sz="4" w:space="0"/>
          <w:left w:val="single" w:color="4472C4" w:themeColor="accent1" w:sz="4" w:space="0"/>
          <w:bottom w:val="single" w:color="4472C4" w:themeColor="accent1" w:sz="4" w:space="0"/>
          <w:right w:val="single" w:color="4472C4" w:themeColor="accent1" w:sz="4" w:space="0"/>
          <w:insideH w:val="nil"/>
          <w:insideV w:val="nil"/>
        </w:tcBorders>
        <w:shd w:val="clear" w:color="auto" w:fill="4472C4" w:themeFill="accent1"/>
      </w:tcPr>
    </w:tblStylePr>
    <w:tblStylePr w:type="lastRow">
      <w:rPr>
        <w:b/>
        <w:bCs/>
      </w:rPr>
      <w:tcPr>
        <w:tcBorders>
          <w:top w:val="double" w:color="4472C4" w:themeColor="accent1" w:sz="4" w:space="0"/>
        </w:tcBorders>
      </w:tcPr>
    </w:tblStylePr>
    <w:tblStylePr w:type="firstCol">
      <w:rPr>
        <w:b/>
        <w:bCs/>
      </w:rPr>
    </w:tblStylePr>
    <w:tblStylePr w:type="lastCol">
      <w:rPr>
        <w:b/>
        <w:bCs/>
      </w:rPr>
    </w:tblStylePr>
    <w:tblStylePr w:type="band1Vert">
      <w:tcPr>
        <w:shd w:val="clear" w:color="auto" w:fill="D9E2F3" w:themeFill="accent1" w:themeFillTint="33"/>
      </w:tcPr>
    </w:tblStylePr>
    <w:tblStylePr w:type="band1Horz">
      <w:tcPr>
        <w:shd w:val="clear" w:color="auto" w:fill="D9E2F3" w:themeFill="accent1" w:themeFillTint="33"/>
      </w:tcPr>
    </w:tblStylePr>
  </w:style>
  <w:style w:type="character" w:customStyle="1" w:styleId="37">
    <w:name w:val="副标题 字符"/>
    <w:basedOn w:val="25"/>
    <w:link w:val="17"/>
    <w:qFormat/>
    <w:uiPriority w:val="11"/>
    <w:rPr>
      <w:rFonts w:ascii="Times New Roman" w:hAnsi="Times New Roman" w:eastAsia="黑体"/>
      <w:bCs/>
      <w:kern w:val="28"/>
      <w:sz w:val="24"/>
      <w:szCs w:val="32"/>
    </w:rPr>
  </w:style>
  <w:style w:type="paragraph" w:customStyle="1" w:styleId="38">
    <w:name w:val="列出段落1"/>
    <w:basedOn w:val="1"/>
    <w:unhideWhenUsed/>
    <w:qFormat/>
    <w:uiPriority w:val="99"/>
    <w:pPr>
      <w:spacing w:line="240" w:lineRule="auto"/>
      <w:ind w:left="720"/>
      <w:contextualSpacing/>
      <w:jc w:val="both"/>
    </w:pPr>
    <w:rPr>
      <w:rFonts w:ascii="Cambria" w:hAnsi="Cambria"/>
    </w:rPr>
  </w:style>
  <w:style w:type="character" w:customStyle="1" w:styleId="39">
    <w:name w:val="不明显强调1"/>
    <w:basedOn w:val="35"/>
    <w:qFormat/>
    <w:uiPriority w:val="19"/>
    <w:rPr>
      <w:rFonts w:ascii="Times New Roman" w:hAnsi="Times New Roman" w:eastAsia="宋体" w:cstheme="majorBidi"/>
      <w:b w:val="0"/>
      <w:iCs/>
      <w:color w:val="404040" w:themeColor="text1" w:themeTint="BF"/>
      <w:sz w:val="24"/>
      <w:szCs w:val="32"/>
      <w14:textFill>
        <w14:solidFill>
          <w14:schemeClr w14:val="tx1">
            <w14:lumMod w14:val="75000"/>
            <w14:lumOff w14:val="25000"/>
          </w14:schemeClr>
        </w14:solidFill>
      </w14:textFill>
    </w:rPr>
  </w:style>
  <w:style w:type="paragraph" w:customStyle="1" w:styleId="40">
    <w:name w:val="05图表字体"/>
    <w:basedOn w:val="1"/>
    <w:next w:val="1"/>
    <w:link w:val="41"/>
    <w:uiPriority w:val="0"/>
    <w:pPr>
      <w:spacing w:line="240" w:lineRule="auto"/>
      <w:jc w:val="center"/>
      <w:outlineLvl w:val="1"/>
    </w:pPr>
    <w:rPr>
      <w:rFonts w:ascii="Cambria" w:hAnsi="Cambria"/>
    </w:rPr>
  </w:style>
  <w:style w:type="character" w:customStyle="1" w:styleId="41">
    <w:name w:val="05图表字体 字符"/>
    <w:basedOn w:val="25"/>
    <w:link w:val="40"/>
    <w:qFormat/>
    <w:uiPriority w:val="0"/>
    <w:rPr>
      <w:rFonts w:ascii="Cambria" w:hAnsi="Cambria" w:eastAsia="宋体" w:cs="Times New Roman"/>
      <w:sz w:val="24"/>
      <w:szCs w:val="24"/>
    </w:rPr>
  </w:style>
  <w:style w:type="paragraph" w:styleId="42">
    <w:name w:val="List Paragraph"/>
    <w:basedOn w:val="1"/>
    <w:qFormat/>
    <w:uiPriority w:val="34"/>
    <w:pPr>
      <w:ind w:firstLine="420"/>
    </w:pPr>
    <w:rPr>
      <w:rFonts w:ascii="Cambria" w:hAnsi="Cambria"/>
    </w:rPr>
  </w:style>
  <w:style w:type="table" w:customStyle="1" w:styleId="43">
    <w:name w:val="清单表 3 - 着色 11"/>
    <w:basedOn w:val="23"/>
    <w:qFormat/>
    <w:uiPriority w:val="48"/>
    <w:tblPr>
      <w:tblBorders>
        <w:top w:val="single" w:color="4472C4" w:themeColor="accent1" w:sz="4" w:space="0"/>
        <w:left w:val="single" w:color="4472C4" w:themeColor="accent1" w:sz="4" w:space="0"/>
        <w:bottom w:val="single" w:color="4472C4" w:themeColor="accent1" w:sz="4" w:space="0"/>
        <w:right w:val="single" w:color="4472C4" w:themeColor="accent1" w:sz="4" w:space="0"/>
      </w:tblBorders>
    </w:tblPr>
    <w:tblStylePr w:type="firstRow">
      <w:rPr>
        <w:b/>
        <w:bCs/>
        <w:color w:val="FFFFFF" w:themeColor="background1"/>
        <w14:textFill>
          <w14:solidFill>
            <w14:schemeClr w14:val="bg1"/>
          </w14:solidFill>
        </w14:textFill>
      </w:rPr>
      <w:tcPr>
        <w:shd w:val="clear" w:color="auto" w:fill="4472C4" w:themeFill="accent1"/>
      </w:tcPr>
    </w:tblStylePr>
    <w:tblStylePr w:type="lastRow">
      <w:rPr>
        <w:b/>
        <w:bCs/>
      </w:rPr>
      <w:tcPr>
        <w:tcBorders>
          <w:top w:val="double" w:color="4472C4" w:themeColor="accent1" w:sz="4" w:space="0"/>
        </w:tcBorders>
        <w:shd w:val="clear" w:color="auto" w:fill="FFFFFF" w:themeFill="background1"/>
      </w:tcPr>
    </w:tblStylePr>
    <w:tblStylePr w:type="firstCol">
      <w:rPr>
        <w:b/>
        <w:bCs/>
      </w:rPr>
      <w:tcPr>
        <w:tcBorders>
          <w:right w:val="nil"/>
        </w:tcBorders>
        <w:shd w:val="clear" w:color="auto" w:fill="FFFFFF" w:themeFill="background1"/>
      </w:tcPr>
    </w:tblStylePr>
    <w:tblStylePr w:type="lastCol">
      <w:rPr>
        <w:b/>
        <w:bCs/>
      </w:rPr>
      <w:tcPr>
        <w:tcBorders>
          <w:left w:val="nil"/>
        </w:tcBorders>
        <w:shd w:val="clear" w:color="auto" w:fill="FFFFFF" w:themeFill="background1"/>
      </w:tcPr>
    </w:tblStylePr>
    <w:tblStylePr w:type="band1Vert">
      <w:tcPr>
        <w:tcBorders>
          <w:left w:val="single" w:color="4472C4" w:themeColor="accent1" w:sz="4" w:space="0"/>
          <w:right w:val="single" w:color="4472C4" w:themeColor="accent1" w:sz="4" w:space="0"/>
        </w:tcBorders>
      </w:tcPr>
    </w:tblStylePr>
    <w:tblStylePr w:type="band1Horz">
      <w:tcPr>
        <w:tcBorders>
          <w:top w:val="single" w:color="4472C4" w:themeColor="accent1" w:sz="4" w:space="0"/>
          <w:bottom w:val="single" w:color="4472C4" w:themeColor="accent1" w:sz="4" w:space="0"/>
          <w:insideH w:val="nil"/>
        </w:tcBorders>
      </w:tcPr>
    </w:tblStylePr>
    <w:tblStylePr w:type="neCell">
      <w:tcPr>
        <w:tcBorders>
          <w:left w:val="nil"/>
          <w:bottom w:val="nil"/>
        </w:tcBorders>
      </w:tcPr>
    </w:tblStylePr>
    <w:tblStylePr w:type="nwCell">
      <w:tcPr>
        <w:tcBorders>
          <w:bottom w:val="nil"/>
          <w:right w:val="nil"/>
        </w:tcBorders>
      </w:tcPr>
    </w:tblStylePr>
    <w:tblStylePr w:type="seCell">
      <w:tcPr>
        <w:tcBorders>
          <w:top w:val="double" w:color="4472C4" w:themeColor="accent1" w:sz="4" w:space="0"/>
          <w:left w:val="nil"/>
        </w:tcBorders>
      </w:tcPr>
    </w:tblStylePr>
    <w:tblStylePr w:type="swCell">
      <w:tcPr>
        <w:tcBorders>
          <w:top w:val="double" w:color="4472C4" w:themeColor="accent1" w:sz="4" w:space="0"/>
          <w:right w:val="nil"/>
        </w:tcBorders>
      </w:tcPr>
    </w:tblStylePr>
  </w:style>
  <w:style w:type="paragraph" w:customStyle="1" w:styleId="44">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bCs w:val="0"/>
      <w:color w:val="2F5597" w:themeColor="accent1" w:themeShade="BF"/>
      <w:kern w:val="0"/>
      <w:sz w:val="32"/>
      <w:szCs w:val="32"/>
    </w:rPr>
  </w:style>
  <w:style w:type="character" w:customStyle="1" w:styleId="45">
    <w:name w:val="未处理的提及1"/>
    <w:basedOn w:val="25"/>
    <w:semiHidden/>
    <w:unhideWhenUsed/>
    <w:qFormat/>
    <w:uiPriority w:val="99"/>
    <w:rPr>
      <w:color w:val="605E5C"/>
      <w:shd w:val="clear" w:color="auto" w:fill="E1DFDD"/>
    </w:rPr>
  </w:style>
  <w:style w:type="paragraph" w:customStyle="1" w:styleId="46">
    <w:name w:val="二级"/>
    <w:basedOn w:val="1"/>
    <w:next w:val="47"/>
    <w:qFormat/>
    <w:uiPriority w:val="0"/>
    <w:pPr>
      <w:ind w:left="482" w:hanging="482"/>
      <w:outlineLvl w:val="1"/>
    </w:pPr>
    <w:rPr>
      <w:rFonts w:asciiTheme="minorEastAsia" w:hAnsiTheme="minorEastAsia" w:eastAsiaTheme="minorEastAsia"/>
      <w:b/>
    </w:rPr>
  </w:style>
  <w:style w:type="paragraph" w:customStyle="1" w:styleId="47">
    <w:name w:val="三级标题"/>
    <w:basedOn w:val="1"/>
    <w:qFormat/>
    <w:uiPriority w:val="0"/>
    <w:pPr>
      <w:ind w:firstLine="426" w:firstLineChars="152"/>
    </w:pPr>
    <w:rPr>
      <w:rFonts w:ascii="Cambria" w:hAnsi="Cambria"/>
      <w:sz w:val="28"/>
    </w:rPr>
  </w:style>
  <w:style w:type="table" w:customStyle="1" w:styleId="48">
    <w:name w:val="网格表 4 - 着色 12"/>
    <w:basedOn w:val="23"/>
    <w:qFormat/>
    <w:uiPriority w:val="49"/>
    <w:tblPr>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color w:val="FFFFFF" w:themeColor="background1"/>
        <w14:textFill>
          <w14:solidFill>
            <w14:schemeClr w14:val="bg1"/>
          </w14:solidFill>
        </w14:textFill>
      </w:rPr>
      <w:tcPr>
        <w:tcBorders>
          <w:top w:val="single" w:color="4472C4" w:themeColor="accent1" w:sz="4" w:space="0"/>
          <w:left w:val="single" w:color="4472C4" w:themeColor="accent1" w:sz="4" w:space="0"/>
          <w:bottom w:val="single" w:color="4472C4" w:themeColor="accent1" w:sz="4" w:space="0"/>
          <w:right w:val="single" w:color="4472C4" w:themeColor="accent1" w:sz="4" w:space="0"/>
          <w:insideH w:val="nil"/>
          <w:insideV w:val="nil"/>
        </w:tcBorders>
        <w:shd w:val="clear" w:color="auto" w:fill="4472C4" w:themeFill="accent1"/>
      </w:tcPr>
    </w:tblStylePr>
    <w:tblStylePr w:type="lastRow">
      <w:rPr>
        <w:b/>
        <w:bCs/>
      </w:rPr>
      <w:tcPr>
        <w:tcBorders>
          <w:top w:val="double" w:color="4472C4" w:themeColor="accent1" w:sz="4" w:space="0"/>
        </w:tcBorders>
      </w:tcPr>
    </w:tblStylePr>
    <w:tblStylePr w:type="firstCol">
      <w:rPr>
        <w:b/>
        <w:bCs/>
      </w:rPr>
    </w:tblStylePr>
    <w:tblStylePr w:type="lastCol">
      <w:rPr>
        <w:b/>
        <w:bCs/>
      </w:rPr>
    </w:tblStylePr>
    <w:tblStylePr w:type="band1Vert">
      <w:tcPr>
        <w:shd w:val="clear" w:color="auto" w:fill="D9E2F3" w:themeFill="accent1" w:themeFillTint="33"/>
      </w:tcPr>
    </w:tblStylePr>
    <w:tblStylePr w:type="band1Horz">
      <w:tcPr>
        <w:shd w:val="clear" w:color="auto" w:fill="D9E2F3" w:themeFill="accent1" w:themeFillTint="33"/>
      </w:tcPr>
    </w:tblStylePr>
  </w:style>
  <w:style w:type="paragraph" w:customStyle="1" w:styleId="49">
    <w:name w:val="WPSOffice手动目录 1"/>
    <w:qFormat/>
    <w:uiPriority w:val="0"/>
    <w:rPr>
      <w:rFonts w:ascii="Times New Roman" w:hAnsi="Times New Roman" w:eastAsia="宋体" w:cs="Times New Roman"/>
      <w:lang w:val="en-US" w:eastAsia="zh-CN" w:bidi="ar-SA"/>
    </w:rPr>
  </w:style>
  <w:style w:type="paragraph" w:customStyle="1" w:styleId="50">
    <w:name w:val="WPSOffice手动目录 3"/>
    <w:uiPriority w:val="0"/>
    <w:pPr>
      <w:ind w:left="400" w:leftChars="400"/>
    </w:pPr>
    <w:rPr>
      <w:rFonts w:ascii="Times New Roman" w:hAnsi="Times New Roman" w:eastAsia="宋体" w:cs="Times New Roman"/>
      <w:lang w:val="en-US" w:eastAsia="zh-CN" w:bidi="ar-SA"/>
    </w:rPr>
  </w:style>
  <w:style w:type="paragraph" w:customStyle="1" w:styleId="51">
    <w:name w:val="WPSOffice手动目录 2"/>
    <w:uiPriority w:val="0"/>
    <w:pPr>
      <w:ind w:left="200" w:leftChars="200"/>
    </w:pPr>
    <w:rPr>
      <w:rFonts w:ascii="Times New Roman" w:hAnsi="Times New Roman" w:eastAsia="宋体" w:cs="Times New Roman"/>
      <w:lang w:val="en-US" w:eastAsia="zh-CN" w:bidi="ar-SA"/>
    </w:rPr>
  </w:style>
  <w:style w:type="paragraph" w:customStyle="1" w:styleId="52">
    <w:name w:val="TOC 标题2"/>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bCs w:val="0"/>
      <w:color w:val="2F5597" w:themeColor="accent1" w:themeShade="BF"/>
      <w:kern w:val="0"/>
      <w:sz w:val="32"/>
      <w:szCs w:val="32"/>
    </w:rPr>
  </w:style>
  <w:style w:type="character" w:customStyle="1" w:styleId="53">
    <w:name w:val="未处理的提及2"/>
    <w:basedOn w:val="25"/>
    <w:semiHidden/>
    <w:unhideWhenUsed/>
    <w:qFormat/>
    <w:uiPriority w:val="99"/>
    <w:rPr>
      <w:color w:val="605E5C"/>
      <w:shd w:val="clear" w:color="auto" w:fill="E1DFDD"/>
    </w:rPr>
  </w:style>
  <w:style w:type="paragraph" w:styleId="54">
    <w:name w:val="No Spacing"/>
    <w:qFormat/>
    <w:uiPriority w:val="1"/>
    <w:pPr>
      <w:widowControl w:val="0"/>
      <w:ind w:firstLine="200" w:firstLineChars="200"/>
      <w:jc w:val="center"/>
    </w:pPr>
    <w:rPr>
      <w:rFonts w:ascii="Times New Roman" w:hAnsi="Times New Roman" w:eastAsia="宋体" w:cs="Times New Roman"/>
      <w:kern w:val="2"/>
      <w:sz w:val="21"/>
      <w:szCs w:val="22"/>
      <w:lang w:val="en-US" w:eastAsia="zh-CN" w:bidi="ar-SA"/>
    </w:rPr>
  </w:style>
  <w:style w:type="character" w:customStyle="1" w:styleId="55">
    <w:name w:val="日期 字符"/>
    <w:basedOn w:val="25"/>
    <w:link w:val="11"/>
    <w:semiHidden/>
    <w:qFormat/>
    <w:uiPriority w:val="99"/>
    <w:rPr>
      <w:rFonts w:ascii="Cambria" w:hAnsi="Cambria"/>
      <w:kern w:val="2"/>
      <w:sz w:val="24"/>
      <w:szCs w:val="24"/>
    </w:rPr>
  </w:style>
  <w:style w:type="table" w:customStyle="1" w:styleId="56">
    <w:name w:val="清单表 3 - 着色 12"/>
    <w:basedOn w:val="23"/>
    <w:qFormat/>
    <w:uiPriority w:val="48"/>
    <w:tblPr>
      <w:tblBorders>
        <w:top w:val="single" w:color="4472C4" w:themeColor="accent1" w:sz="4" w:space="0"/>
        <w:left w:val="single" w:color="4472C4" w:themeColor="accent1" w:sz="4" w:space="0"/>
        <w:bottom w:val="single" w:color="4472C4" w:themeColor="accent1" w:sz="4" w:space="0"/>
        <w:right w:val="single" w:color="4472C4" w:themeColor="accent1" w:sz="4" w:space="0"/>
      </w:tblBorders>
    </w:tblPr>
    <w:tblStylePr w:type="firstRow">
      <w:rPr>
        <w:b/>
        <w:bCs/>
        <w:color w:val="FFFFFF" w:themeColor="background1"/>
        <w14:textFill>
          <w14:solidFill>
            <w14:schemeClr w14:val="bg1"/>
          </w14:solidFill>
        </w14:textFill>
      </w:rPr>
      <w:tcPr>
        <w:shd w:val="clear" w:color="auto" w:fill="4472C4" w:themeFill="accent1"/>
      </w:tcPr>
    </w:tblStylePr>
    <w:tblStylePr w:type="lastRow">
      <w:rPr>
        <w:b/>
        <w:bCs/>
      </w:rPr>
      <w:tcPr>
        <w:tcBorders>
          <w:top w:val="double" w:color="4472C4" w:themeColor="accent1" w:sz="4" w:space="0"/>
        </w:tcBorders>
        <w:shd w:val="clear" w:color="auto" w:fill="FFFFFF" w:themeFill="background1"/>
      </w:tcPr>
    </w:tblStylePr>
    <w:tblStylePr w:type="firstCol">
      <w:rPr>
        <w:b/>
        <w:bCs/>
      </w:rPr>
      <w:tcPr>
        <w:tcBorders>
          <w:right w:val="nil"/>
        </w:tcBorders>
        <w:shd w:val="clear" w:color="auto" w:fill="FFFFFF" w:themeFill="background1"/>
      </w:tcPr>
    </w:tblStylePr>
    <w:tblStylePr w:type="lastCol">
      <w:rPr>
        <w:b/>
        <w:bCs/>
      </w:rPr>
      <w:tcPr>
        <w:tcBorders>
          <w:left w:val="nil"/>
        </w:tcBorders>
        <w:shd w:val="clear" w:color="auto" w:fill="FFFFFF" w:themeFill="background1"/>
      </w:tcPr>
    </w:tblStylePr>
    <w:tblStylePr w:type="band1Vert">
      <w:tcPr>
        <w:tcBorders>
          <w:left w:val="single" w:color="4472C4" w:themeColor="accent1" w:sz="4" w:space="0"/>
          <w:right w:val="single" w:color="4472C4" w:themeColor="accent1" w:sz="4" w:space="0"/>
        </w:tcBorders>
      </w:tcPr>
    </w:tblStylePr>
    <w:tblStylePr w:type="band1Horz">
      <w:tcPr>
        <w:tcBorders>
          <w:top w:val="single" w:color="4472C4" w:themeColor="accent1" w:sz="4" w:space="0"/>
          <w:bottom w:val="single" w:color="4472C4" w:themeColor="accent1" w:sz="4" w:space="0"/>
          <w:insideH w:val="nil"/>
        </w:tcBorders>
      </w:tcPr>
    </w:tblStylePr>
    <w:tblStylePr w:type="neCell">
      <w:tcPr>
        <w:tcBorders>
          <w:left w:val="nil"/>
          <w:bottom w:val="nil"/>
        </w:tcBorders>
      </w:tcPr>
    </w:tblStylePr>
    <w:tblStylePr w:type="nwCell">
      <w:tcPr>
        <w:tcBorders>
          <w:bottom w:val="nil"/>
          <w:right w:val="nil"/>
        </w:tcBorders>
      </w:tcPr>
    </w:tblStylePr>
    <w:tblStylePr w:type="seCell">
      <w:tcPr>
        <w:tcBorders>
          <w:top w:val="double" w:color="4472C4" w:themeColor="accent1" w:sz="4" w:space="0"/>
          <w:left w:val="nil"/>
        </w:tcBorders>
      </w:tcPr>
    </w:tblStylePr>
    <w:tblStylePr w:type="swCell">
      <w:tcPr>
        <w:tcBorders>
          <w:top w:val="double" w:color="4472C4" w:themeColor="accent1" w:sz="4" w:space="0"/>
          <w:right w:val="nil"/>
        </w:tcBorders>
      </w:tcPr>
    </w:tblStylePr>
  </w:style>
  <w:style w:type="table" w:customStyle="1" w:styleId="57">
    <w:name w:val="无格式表格 21"/>
    <w:basedOn w:val="23"/>
    <w:qFormat/>
    <w:uiPriority w:val="42"/>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paragraph" w:customStyle="1" w:styleId="58">
    <w:name w:val="TOC 标题3"/>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Cs w:val="0"/>
      <w:color w:val="2F5597" w:themeColor="accent1" w:themeShade="BF"/>
      <w:kern w:val="0"/>
      <w:sz w:val="32"/>
      <w:szCs w:val="32"/>
    </w:rPr>
  </w:style>
  <w:style w:type="paragraph" w:customStyle="1" w:styleId="59">
    <w:name w:val="EndNote Bibliography Title"/>
    <w:basedOn w:val="1"/>
    <w:link w:val="60"/>
    <w:qFormat/>
    <w:uiPriority w:val="0"/>
    <w:pPr>
      <w:jc w:val="center"/>
    </w:pPr>
  </w:style>
  <w:style w:type="character" w:customStyle="1" w:styleId="60">
    <w:name w:val="EndNote Bibliography Title 字符"/>
    <w:basedOn w:val="25"/>
    <w:link w:val="59"/>
    <w:qFormat/>
    <w:uiPriority w:val="0"/>
    <w:rPr>
      <w:kern w:val="2"/>
      <w:sz w:val="24"/>
      <w:szCs w:val="24"/>
    </w:rPr>
  </w:style>
  <w:style w:type="paragraph" w:customStyle="1" w:styleId="61">
    <w:name w:val="EndNote Bibliography"/>
    <w:basedOn w:val="1"/>
    <w:link w:val="62"/>
    <w:qFormat/>
    <w:uiPriority w:val="0"/>
    <w:pPr>
      <w:spacing w:line="240" w:lineRule="auto"/>
      <w:jc w:val="center"/>
    </w:pPr>
  </w:style>
  <w:style w:type="character" w:customStyle="1" w:styleId="62">
    <w:name w:val="EndNote Bibliography 字符"/>
    <w:basedOn w:val="25"/>
    <w:link w:val="61"/>
    <w:qFormat/>
    <w:uiPriority w:val="0"/>
    <w:rPr>
      <w:kern w:val="2"/>
      <w:sz w:val="24"/>
      <w:szCs w:val="24"/>
    </w:rPr>
  </w:style>
  <w:style w:type="character" w:customStyle="1" w:styleId="63">
    <w:name w:val="批注文字 字符"/>
    <w:basedOn w:val="25"/>
    <w:link w:val="7"/>
    <w:semiHidden/>
    <w:uiPriority w:val="99"/>
    <w:rPr>
      <w:kern w:val="2"/>
      <w:sz w:val="24"/>
      <w:szCs w:val="24"/>
    </w:rPr>
  </w:style>
  <w:style w:type="character" w:customStyle="1" w:styleId="64">
    <w:name w:val="批注主题 字符"/>
    <w:basedOn w:val="63"/>
    <w:link w:val="22"/>
    <w:semiHidden/>
    <w:uiPriority w:val="99"/>
    <w:rPr>
      <w:b/>
      <w:bCs/>
      <w:kern w:val="2"/>
      <w:sz w:val="24"/>
      <w:szCs w:val="24"/>
    </w:rPr>
  </w:style>
  <w:style w:type="character" w:customStyle="1" w:styleId="65">
    <w:name w:val="批注框文本 字符"/>
    <w:basedOn w:val="25"/>
    <w:link w:val="12"/>
    <w:semiHidden/>
    <w:uiPriority w:val="99"/>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microsoft.com/office/2011/relationships/commentsExtended" Target="commentsExtended.xml"/><Relationship Id="rId35" Type="http://schemas.microsoft.com/office/2011/relationships/people" Target="people.xml"/><Relationship Id="rId34" Type="http://schemas.openxmlformats.org/officeDocument/2006/relationships/fontTable" Target="fontTable.xml"/><Relationship Id="rId33" Type="http://schemas.openxmlformats.org/officeDocument/2006/relationships/customXml" Target="../customXml/item2.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15.jpeg"/><Relationship Id="rId3" Type="http://schemas.openxmlformats.org/officeDocument/2006/relationships/comments" Target="comments.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chart" Target="charts/chart1.xml"/><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jpe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png"/><Relationship Id="rId15" Type="http://schemas.openxmlformats.org/officeDocument/2006/relationships/image" Target="media/image1.jpeg"/><Relationship Id="rId14" Type="http://schemas.openxmlformats.org/officeDocument/2006/relationships/theme" Target="theme/theme1.xml"/><Relationship Id="rId13" Type="http://schemas.openxmlformats.org/officeDocument/2006/relationships/footer" Target="footer4.xml"/><Relationship Id="rId12" Type="http://schemas.openxmlformats.org/officeDocument/2006/relationships/header" Target="header5.xml"/><Relationship Id="rId11" Type="http://schemas.openxmlformats.org/officeDocument/2006/relationships/footer" Target="footer3.xml"/><Relationship Id="rId10" Type="http://schemas.openxmlformats.org/officeDocument/2006/relationships/header" Target="header4.xml"/><Relationship Id="rId1" Type="http://schemas.openxmlformats.org/officeDocument/2006/relationships/styles" Target="styles.xml"/></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24037;&#20316;&#31807;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600" b="1" i="0" u="none" strike="noStrike" kern="1200" cap="all" baseline="0">
                <a:solidFill>
                  <a:schemeClr val="tx1">
                    <a:lumMod val="65000"/>
                    <a:lumOff val="35000"/>
                  </a:schemeClr>
                </a:solidFill>
                <a:latin typeface="+mn-lt"/>
                <a:ea typeface="+mn-ea"/>
                <a:cs typeface="+mn-cs"/>
              </a:defRPr>
            </a:pPr>
            <a:r>
              <a:rPr lang="en-US"/>
              <a:t>Treat vs Control</a:t>
            </a:r>
            <a:endParaRPr lang="zh-CN"/>
          </a:p>
        </c:rich>
      </c:tx>
      <c:layout/>
      <c:overlay val="0"/>
      <c:spPr>
        <a:noFill/>
        <a:ln>
          <a:noFill/>
        </a:ln>
        <a:effectLst/>
      </c:spPr>
    </c:title>
    <c:autoTitleDeleted val="0"/>
    <c:plotArea>
      <c:layout/>
      <c:pieChart>
        <c:varyColors val="1"/>
        <c:ser>
          <c:idx val="0"/>
          <c:order val="0"/>
          <c:spPr/>
          <c:explosion val="0"/>
          <c:dPt>
            <c:idx val="0"/>
            <c:bubble3D val="0"/>
            <c:spPr>
              <a:solidFill>
                <a:schemeClr val="accent1"/>
              </a:solidFill>
              <a:ln>
                <a:noFill/>
              </a:ln>
              <a:effectLst>
                <a:outerShdw blurRad="63500" sx="102000" sy="102000" algn="ctr" rotWithShape="0">
                  <a:prstClr val="black">
                    <a:alpha val="20000"/>
                  </a:prstClr>
                </a:outerShdw>
              </a:effectLst>
            </c:spPr>
          </c:dPt>
          <c:dPt>
            <c:idx val="1"/>
            <c:bubble3D val="0"/>
            <c:spPr>
              <a:solidFill>
                <a:schemeClr val="accent2"/>
              </a:solidFill>
              <a:ln>
                <a:noFill/>
              </a:ln>
              <a:effectLst>
                <a:outerShdw blurRad="63500" sx="102000" sy="102000" algn="ctr" rotWithShape="0">
                  <a:prstClr val="black">
                    <a:alpha val="20000"/>
                  </a:prstClr>
                </a:outerShdw>
              </a:effectLst>
            </c:spPr>
          </c:dPt>
          <c:dLbls>
            <c:dLbl>
              <c:idx val="0"/>
              <c:layout/>
              <c:numFmt formatCode="General" sourceLinked="1"/>
              <c:spPr>
                <a:noFill/>
                <a:ln>
                  <a:noFill/>
                </a:ln>
                <a:effectLst/>
              </c:spPr>
              <c:txPr>
                <a:bodyPr rot="0" spcFirstLastPara="1" vertOverflow="ellipsis" vert="horz" wrap="square" lIns="38100" tIns="19050" rIns="38100" bIns="19050" anchor="ctr" anchorCtr="1">
                  <a:spAutoFit/>
                </a:bodyPr>
                <a:lstStyle/>
                <a:p>
                  <a:pPr>
                    <a:defRPr lang="zh-CN" sz="1000" b="1" i="0" u="none" strike="noStrike" kern="1200" spc="0" baseline="0">
                      <a:solidFill>
                        <a:schemeClr val="accent1"/>
                      </a:solidFill>
                      <a:latin typeface="+mn-lt"/>
                      <a:ea typeface="+mn-ea"/>
                      <a:cs typeface="+mn-cs"/>
                    </a:defRPr>
                  </a:pPr>
                </a:p>
              </c:txPr>
              <c:dLblPos val="outEnd"/>
              <c:showLegendKey val="0"/>
              <c:showVal val="1"/>
              <c:showCatName val="1"/>
              <c:showSerName val="0"/>
              <c:showPercent val="0"/>
              <c:showBubbleSize val="0"/>
              <c:extLst>
                <c:ext xmlns:c15="http://schemas.microsoft.com/office/drawing/2012/chart" uri="{CE6537A1-D6FC-4f65-9D91-7224C49458BB}"/>
              </c:extLst>
            </c:dLbl>
            <c:dLbl>
              <c:idx val="1"/>
              <c:layout/>
              <c:numFmt formatCode="General" sourceLinked="1"/>
              <c:spPr>
                <a:noFill/>
                <a:ln>
                  <a:noFill/>
                </a:ln>
                <a:effectLst/>
              </c:spPr>
              <c:txPr>
                <a:bodyPr rot="0" spcFirstLastPara="1" vertOverflow="ellipsis" vert="horz" wrap="square" lIns="38100" tIns="19050" rIns="38100" bIns="19050" anchor="ctr" anchorCtr="1">
                  <a:spAutoFit/>
                </a:bodyPr>
                <a:lstStyle/>
                <a:p>
                  <a:pPr>
                    <a:defRPr lang="zh-CN" sz="1000" b="1" i="0" u="none" strike="noStrike" kern="1200" spc="0" baseline="0">
                      <a:solidFill>
                        <a:schemeClr val="accent2"/>
                      </a:solidFill>
                      <a:latin typeface="+mn-lt"/>
                      <a:ea typeface="+mn-ea"/>
                      <a:cs typeface="+mn-cs"/>
                    </a:defRPr>
                  </a:pPr>
                </a:p>
              </c:txPr>
              <c:dLblPos val="outEnd"/>
              <c:showLegendKey val="0"/>
              <c:showVal val="1"/>
              <c:showCatName val="1"/>
              <c:showSerName val="0"/>
              <c:showPercent val="0"/>
              <c:showBubbleSize val="0"/>
              <c:extLst>
                <c:ext xmlns:c15="http://schemas.microsoft.com/office/drawing/2012/chart" uri="{CE6537A1-D6FC-4f65-9D91-7224C49458BB}"/>
              </c:extLst>
            </c:dLbl>
            <c:spPr>
              <a:noFill/>
              <a:ln>
                <a:noFill/>
              </a:ln>
              <a:effectLst/>
            </c:spPr>
            <c:txPr>
              <a:bodyPr rot="0" spcFirstLastPara="0" vertOverflow="ellipsis" vert="horz" wrap="square" lIns="38100" tIns="19050" rIns="38100" bIns="19050" anchor="ctr" anchorCtr="1"/>
              <a:lstStyle/>
              <a:p>
                <a:pPr>
                  <a:defRPr lang="zh-CN" sz="1000" b="1" i="0" u="none" strike="noStrike" kern="1200" spc="0" baseline="0">
                    <a:solidFill>
                      <a:schemeClr val="accent1"/>
                    </a:solidFill>
                    <a:latin typeface="+mn-lt"/>
                    <a:ea typeface="+mn-ea"/>
                    <a:cs typeface="+mn-cs"/>
                  </a:defRPr>
                </a:pPr>
              </a:p>
            </c:txPr>
            <c:dLblPos val="outEnd"/>
            <c:showLegendKey val="0"/>
            <c:showVal val="1"/>
            <c:showCatName val="1"/>
            <c:showSerName val="0"/>
            <c:showPercent val="0"/>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Sheet1!$A$1:$A$2</c:f>
              <c:strCache>
                <c:ptCount val="2"/>
                <c:pt idx="0">
                  <c:v>up </c:v>
                </c:pt>
                <c:pt idx="1">
                  <c:v>down</c:v>
                </c:pt>
              </c:strCache>
            </c:strRef>
          </c:cat>
          <c:val>
            <c:numRef>
              <c:f>Sheet1!$B$1:$B$2</c:f>
              <c:numCache>
                <c:formatCode>General</c:formatCode>
                <c:ptCount val="2"/>
                <c:pt idx="0">
                  <c:v>288</c:v>
                </c:pt>
                <c:pt idx="1">
                  <c:v>129</c:v>
                </c:pt>
              </c:numCache>
            </c:numRef>
          </c:val>
        </c:ser>
        <c:dLbls>
          <c:showLegendKey val="0"/>
          <c:showVal val="0"/>
          <c:showCatName val="1"/>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63361DF-B213-4CFD-B6BA-6EB65573F4FE}">
  <ds:schemaRefs/>
</ds:datastoreItem>
</file>

<file path=docProps/app.xml><?xml version="1.0" encoding="utf-8"?>
<Properties xmlns="http://schemas.openxmlformats.org/officeDocument/2006/extended-properties" xmlns:vt="http://schemas.openxmlformats.org/officeDocument/2006/docPropsVTypes">
  <Template>Normal</Template>
  <Pages>26</Pages>
  <Words>1699</Words>
  <Characters>9690</Characters>
  <Lines>80</Lines>
  <Paragraphs>22</Paragraphs>
  <TotalTime>60</TotalTime>
  <ScaleCrop>false</ScaleCrop>
  <LinksUpToDate>false</LinksUpToDate>
  <CharactersWithSpaces>11367</CharactersWithSpaces>
  <Application>WPS Office_11.1.0.9192_F1E327BC-269C-435d-A152-05C5408002CA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2020-11-10T07:59:00Z</dcterms:created>
  <dc:creator>tech</dc:creator>
  <cp:lastModifiedBy>tech2</cp:lastModifiedBy>
  <cp:lastPrinted>2020-11-10T07:57:00Z</cp:lastPrinted>
  <dcterms:modified xsi:type="dcterms:W3CDTF">2020-11-11T09:51:48Z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2052-11.1.0.9192</vt:lpwstr>
  </property>
</Properties>
</file>